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D52ABD" w14:textId="091F15CA" w:rsidR="00634BE9" w:rsidRPr="009A31FE" w:rsidRDefault="00634BE9" w:rsidP="00634BE9">
      <w:pPr>
        <w:pStyle w:val="Title"/>
        <w:ind w:left="1" w:hanging="3"/>
      </w:pPr>
      <w:r w:rsidRPr="009A31FE">
        <w:t>ECE 464 / ECE 564</w:t>
      </w:r>
      <w:r w:rsidR="00000000">
        <w:rPr>
          <w:noProof/>
        </w:rPr>
        <w:pict w14:anchorId="7A9A4B98">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26" type="#_x0000_t13" style="position:absolute;left:0;text-align:left;margin-left:114pt;margin-top:-36pt;width:254.25pt;height:20.25pt;z-index:25165926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" adj="20829" fillcolor="olive">
            <v:stroke startarrowwidth="narrow" startarrowlength="short" endarrowwidth="narrow" endarrowlength="short"/>
            <v:textbox inset="2.53958mm,2.53958mm,2.53958mm,2.53958mm">
              <w:txbxContent>
                <w:p w14:paraId="3C9A92E6" w14:textId="77777777" w:rsidR="00634BE9" w:rsidRDefault="00634BE9" w:rsidP="00634BE9">
                  <w:pPr>
                    <w:spacing w:line="240" w:lineRule="auto"/>
                    <w:ind w:hanging="2"/>
                    <w:textDirection w:val="btLr"/>
                  </w:pPr>
                </w:p>
              </w:txbxContent>
            </v:textbox>
          </v:shape>
        </w:pict>
      </w:r>
      <w:r w:rsidRPr="009A31FE">
        <w:rPr>
          <w:noProof/>
        </w:rPr>
        <w:drawing>
          <wp:anchor distT="0" distB="0" distL="114935" distR="114935" simplePos="0" relativeHeight="251660288" behindDoc="0" locked="0" layoutInCell="1" hidden="0" allowOverlap="1" wp14:anchorId="00BE2EE6" wp14:editId="1B19ED9F">
            <wp:simplePos x="0" y="0"/>
            <wp:positionH relativeFrom="column">
              <wp:posOffset>4800600</wp:posOffset>
            </wp:positionH>
            <wp:positionV relativeFrom="paragraph">
              <wp:posOffset>-571497</wp:posOffset>
            </wp:positionV>
            <wp:extent cx="1597660" cy="884555"/>
            <wp:effectExtent l="0" t="0" r="0" b="0"/>
            <wp:wrapNone/>
            <wp:docPr id="1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1597660" cy="884555"/>
                    </a:xfrm>
                    <a:prstGeom prst="rect">
                      <a:avLst/>
                    </a:prstGeom>
                    <a:ln/>
                  </pic:spPr>
                </pic:pic>
              </a:graphicData>
            </a:graphic>
          </wp:anchor>
        </w:drawing>
      </w:r>
      <w:r w:rsidRPr="009A31FE">
        <w:rPr>
          <w:noProof/>
        </w:rPr>
        <w:drawing>
          <wp:anchor distT="0" distB="0" distL="114935" distR="114935" simplePos="0" relativeHeight="251661312" behindDoc="0" locked="0" layoutInCell="1" hidden="0" allowOverlap="1" wp14:anchorId="4CBDABDA" wp14:editId="2376AD4A">
            <wp:simplePos x="0" y="0"/>
            <wp:positionH relativeFrom="column">
              <wp:posOffset>-800097</wp:posOffset>
            </wp:positionH>
            <wp:positionV relativeFrom="paragraph">
              <wp:posOffset>-692782</wp:posOffset>
            </wp:positionV>
            <wp:extent cx="760730" cy="925195"/>
            <wp:effectExtent l="0" t="0" r="0" b="0"/>
            <wp:wrapNone/>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760730" cy="925195"/>
                    </a:xfrm>
                    <a:prstGeom prst="rect">
                      <a:avLst/>
                    </a:prstGeom>
                    <a:ln/>
                  </pic:spPr>
                </pic:pic>
              </a:graphicData>
            </a:graphic>
          </wp:anchor>
        </w:drawing>
      </w:r>
      <w:r w:rsidRPr="009A31FE">
        <w:rPr>
          <w:noProof/>
        </w:rPr>
        <w:drawing>
          <wp:anchor distT="0" distB="0" distL="114935" distR="114935" simplePos="0" relativeHeight="251662336" behindDoc="0" locked="0" layoutInCell="1" hidden="0" allowOverlap="1" wp14:anchorId="1AE2BF02" wp14:editId="07C68260">
            <wp:simplePos x="0" y="0"/>
            <wp:positionH relativeFrom="column">
              <wp:posOffset>-276222</wp:posOffset>
            </wp:positionH>
            <wp:positionV relativeFrom="paragraph">
              <wp:posOffset>-349882</wp:posOffset>
            </wp:positionV>
            <wp:extent cx="1259205" cy="959485"/>
            <wp:effectExtent l="0" t="0" r="0" b="0"/>
            <wp:wrapNone/>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259205" cy="959485"/>
                    </a:xfrm>
                    <a:prstGeom prst="rect">
                      <a:avLst/>
                    </a:prstGeom>
                    <a:ln/>
                  </pic:spPr>
                </pic:pic>
              </a:graphicData>
            </a:graphic>
          </wp:anchor>
        </w:drawing>
      </w:r>
      <w:r w:rsidRPr="009A31FE">
        <w:rPr>
          <w:noProof/>
        </w:rPr>
        <w:drawing>
          <wp:anchor distT="0" distB="0" distL="114935" distR="114935" simplePos="0" relativeHeight="251663360" behindDoc="0" locked="0" layoutInCell="1" hidden="0" allowOverlap="1" wp14:anchorId="65845DC3" wp14:editId="220DE738">
            <wp:simplePos x="0" y="0"/>
            <wp:positionH relativeFrom="column">
              <wp:posOffset>581660</wp:posOffset>
            </wp:positionH>
            <wp:positionV relativeFrom="paragraph">
              <wp:posOffset>-685797</wp:posOffset>
            </wp:positionV>
            <wp:extent cx="854710" cy="694690"/>
            <wp:effectExtent l="0" t="0" r="0" b="0"/>
            <wp:wrapNone/>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854710" cy="694690"/>
                    </a:xfrm>
                    <a:prstGeom prst="rect">
                      <a:avLst/>
                    </a:prstGeom>
                    <a:ln/>
                  </pic:spPr>
                </pic:pic>
              </a:graphicData>
            </a:graphic>
          </wp:anchor>
        </w:drawing>
      </w:r>
    </w:p>
    <w:p w14:paraId="09D54C69" w14:textId="77777777" w:rsidR="00634BE9" w:rsidRPr="009A31FE" w:rsidRDefault="00634BE9" w:rsidP="00634BE9">
      <w:pPr>
        <w:ind w:left="1" w:hanging="3"/>
        <w:jc w:val="center"/>
      </w:pPr>
    </w:p>
    <w:p w14:paraId="56E11104" w14:textId="77777777" w:rsidR="00634BE9" w:rsidRPr="009A31FE" w:rsidRDefault="00634BE9" w:rsidP="00634BE9">
      <w:pPr>
        <w:ind w:left="1" w:hanging="3"/>
        <w:jc w:val="center"/>
      </w:pPr>
      <w:r w:rsidRPr="009A31FE">
        <w:rPr>
          <w:b/>
        </w:rPr>
        <w:t>Tutorial : Verilog Simulation And Synthesis</w:t>
      </w:r>
    </w:p>
    <w:p w14:paraId="13569B20" w14:textId="77777777" w:rsidR="00634BE9" w:rsidRPr="009A31FE" w:rsidRDefault="00634BE9" w:rsidP="00634BE9">
      <w:pPr>
        <w:ind w:hanging="2"/>
        <w:jc w:val="center"/>
      </w:pPr>
    </w:p>
    <w:p w14:paraId="7C89D7D7" w14:textId="77777777" w:rsidR="00634BE9" w:rsidRPr="009A31FE" w:rsidRDefault="00634BE9" w:rsidP="00634BE9">
      <w:pPr>
        <w:ind w:hanging="2"/>
      </w:pPr>
    </w:p>
    <w:p w14:paraId="4F2A3C4E" w14:textId="77777777" w:rsidR="00634BE9" w:rsidRPr="009A31FE" w:rsidRDefault="00634BE9" w:rsidP="00634BE9">
      <w:pPr>
        <w:pBdr>
          <w:top w:val="nil"/>
          <w:left w:val="nil"/>
          <w:bottom w:val="nil"/>
          <w:right w:val="nil"/>
          <w:between w:val="nil"/>
        </w:pBdr>
        <w:tabs>
          <w:tab w:val="center" w:pos="4320"/>
          <w:tab w:val="right" w:pos="8640"/>
        </w:tabs>
        <w:spacing w:line="240" w:lineRule="auto"/>
        <w:ind w:hanging="2"/>
        <w:rPr>
          <w:color w:val="000000"/>
          <w:highlight w:val="yellow"/>
        </w:rPr>
      </w:pPr>
      <w:r w:rsidRPr="009A31FE">
        <w:rPr>
          <w:b/>
          <w:color w:val="000000"/>
          <w:highlight w:val="yellow"/>
        </w:rPr>
        <w:t>PLEASE DO NOT CUT AND PASTE COMMANDS FROM THE TUTORIAL.  THESE LEAD TO ERRORS. YOU ARE ADVISED TO TYPE THEM OUT INSTEAD.</w:t>
      </w:r>
    </w:p>
    <w:p w14:paraId="22585714" w14:textId="77777777" w:rsidR="00634BE9" w:rsidRPr="009A31FE" w:rsidRDefault="00634BE9" w:rsidP="00634BE9">
      <w:pPr>
        <w:pStyle w:val="Heading1"/>
        <w:numPr>
          <w:ilvl w:val="0"/>
          <w:numId w:val="1"/>
        </w:numPr>
        <w:ind w:left="1" w:hanging="3"/>
        <w:jc w:val="center"/>
      </w:pPr>
      <w:r w:rsidRPr="009A31FE">
        <w:t>Part A: VERILOG SIMULATION</w:t>
      </w:r>
    </w:p>
    <w:p w14:paraId="32114C78" w14:textId="77777777" w:rsidR="00634BE9" w:rsidRPr="009A31FE" w:rsidRDefault="00634BE9" w:rsidP="00634BE9">
      <w:pPr>
        <w:pStyle w:val="Heading2"/>
        <w:numPr>
          <w:ilvl w:val="1"/>
          <w:numId w:val="1"/>
        </w:numPr>
        <w:ind w:left="0" w:hanging="2"/>
      </w:pPr>
    </w:p>
    <w:p w14:paraId="5CAF65E4" w14:textId="77777777" w:rsidR="00634BE9" w:rsidRPr="009A31FE" w:rsidRDefault="00634BE9" w:rsidP="00634BE9">
      <w:pPr>
        <w:pStyle w:val="Heading2"/>
        <w:numPr>
          <w:ilvl w:val="1"/>
          <w:numId w:val="1"/>
        </w:numPr>
        <w:ind w:left="0" w:hanging="2"/>
      </w:pPr>
      <w:r w:rsidRPr="009A31FE">
        <w:t>1. Learning Objectives</w:t>
      </w:r>
    </w:p>
    <w:p w14:paraId="4FE4D4E9" w14:textId="77777777" w:rsidR="00634BE9" w:rsidRPr="009A31FE" w:rsidRDefault="00634BE9" w:rsidP="00634BE9">
      <w:pPr>
        <w:ind w:hanging="2"/>
      </w:pPr>
    </w:p>
    <w:p w14:paraId="18C8DCDE" w14:textId="77777777" w:rsidR="00634BE9" w:rsidRPr="009A31FE" w:rsidRDefault="00634BE9" w:rsidP="00634BE9">
      <w:pPr>
        <w:numPr>
          <w:ilvl w:val="0"/>
          <w:numId w:val="5"/>
        </w:numPr>
        <w:ind w:left="0" w:hanging="2"/>
        <w:jc w:val="both"/>
      </w:pPr>
      <w:r w:rsidRPr="009A31FE">
        <w:t>Get familiar with NCSU computing environment</w:t>
      </w:r>
    </w:p>
    <w:p w14:paraId="6CCDEB8A" w14:textId="4356E8FA" w:rsidR="00634BE9" w:rsidRPr="009A31FE" w:rsidRDefault="00634BE9" w:rsidP="00634BE9">
      <w:pPr>
        <w:numPr>
          <w:ilvl w:val="0"/>
          <w:numId w:val="5"/>
        </w:numPr>
        <w:ind w:left="0" w:hanging="2"/>
        <w:jc w:val="both"/>
      </w:pPr>
      <w:r w:rsidRPr="009A31FE">
        <w:t xml:space="preserve">Get familiar with </w:t>
      </w:r>
      <w:r w:rsidR="00124A99">
        <w:t>Mentor Graphic’s Modeslim®</w:t>
      </w:r>
      <w:r w:rsidRPr="009A31FE">
        <w:t xml:space="preserve"> and the environment setup for simulation</w:t>
      </w:r>
    </w:p>
    <w:p w14:paraId="32D2047F" w14:textId="77777777" w:rsidR="00634BE9" w:rsidRPr="009A31FE" w:rsidRDefault="00634BE9" w:rsidP="00634BE9">
      <w:pPr>
        <w:numPr>
          <w:ilvl w:val="0"/>
          <w:numId w:val="5"/>
        </w:numPr>
        <w:ind w:left="0" w:hanging="2"/>
        <w:jc w:val="both"/>
      </w:pPr>
      <w:r w:rsidRPr="009A31FE">
        <w:t>Learn how to debug a design using waveform invocation, viewing, formatting and storage.</w:t>
      </w:r>
    </w:p>
    <w:p w14:paraId="3E033D40" w14:textId="77777777" w:rsidR="00634BE9" w:rsidRPr="009A31FE" w:rsidRDefault="00634BE9" w:rsidP="00634BE9">
      <w:pPr>
        <w:ind w:hanging="2"/>
        <w:jc w:val="both"/>
      </w:pPr>
    </w:p>
    <w:p w14:paraId="1D51942C" w14:textId="77777777" w:rsidR="00634BE9" w:rsidRPr="009A31FE" w:rsidRDefault="00634BE9" w:rsidP="00634BE9">
      <w:pPr>
        <w:pStyle w:val="Heading2"/>
        <w:numPr>
          <w:ilvl w:val="1"/>
          <w:numId w:val="1"/>
        </w:numPr>
        <w:ind w:left="0" w:hanging="2"/>
      </w:pPr>
      <w:r w:rsidRPr="009A31FE">
        <w:t>2. NCSU Computing Environment</w:t>
      </w:r>
    </w:p>
    <w:p w14:paraId="5DAE203E" w14:textId="77777777" w:rsidR="00634BE9" w:rsidRPr="009A31FE" w:rsidRDefault="00634BE9" w:rsidP="00634BE9">
      <w:pPr>
        <w:ind w:hanging="2"/>
      </w:pPr>
    </w:p>
    <w:p w14:paraId="7C17D691" w14:textId="77777777" w:rsidR="00634BE9" w:rsidRPr="009A31FE" w:rsidRDefault="00634BE9" w:rsidP="00634BE9">
      <w:pPr>
        <w:ind w:hanging="2"/>
      </w:pPr>
      <w:r w:rsidRPr="009A31FE">
        <w:t>On Campus:</w:t>
      </w:r>
    </w:p>
    <w:p w14:paraId="398F7608" w14:textId="77777777" w:rsidR="00634BE9" w:rsidRPr="009A31FE" w:rsidRDefault="00634BE9" w:rsidP="00634BE9">
      <w:pPr>
        <w:ind w:hanging="2"/>
      </w:pPr>
    </w:p>
    <w:p w14:paraId="4FAFE666" w14:textId="77777777" w:rsidR="00634BE9" w:rsidRPr="009A31FE" w:rsidRDefault="00634BE9" w:rsidP="00634BE9">
      <w:pPr>
        <w:ind w:hanging="2"/>
      </w:pPr>
      <w:r w:rsidRPr="009A31FE">
        <w:t>By using Linux machines, you can run all tools relative this course by accessing EB2 1014 or EB3</w:t>
      </w:r>
    </w:p>
    <w:p w14:paraId="2A26BA90" w14:textId="77777777" w:rsidR="00634BE9" w:rsidRPr="009A31FE" w:rsidRDefault="00634BE9" w:rsidP="00634BE9">
      <w:pPr>
        <w:ind w:hanging="2"/>
      </w:pPr>
    </w:p>
    <w:p w14:paraId="2ACFE22F" w14:textId="77777777" w:rsidR="00634BE9" w:rsidRPr="009A31FE" w:rsidRDefault="00634BE9" w:rsidP="00634BE9">
      <w:pPr>
        <w:ind w:hanging="2"/>
      </w:pPr>
      <w:r w:rsidRPr="009A31FE">
        <w:t xml:space="preserve">For your information, if you load any tools in any linux machine. However, in that case, tools are run on that machine. This could slow down your simulation time. So, if you want faster simulation, we recommend you “log-on” NCSU linux server cluster. Note that you must use -X instead of -x for ssh command. </w:t>
      </w:r>
    </w:p>
    <w:p w14:paraId="0424DD93" w14:textId="77777777" w:rsidR="00634BE9" w:rsidRPr="009A31FE" w:rsidRDefault="00634BE9" w:rsidP="00634BE9">
      <w:pPr>
        <w:ind w:hanging="2"/>
      </w:pPr>
    </w:p>
    <w:p w14:paraId="1555023C" w14:textId="77777777" w:rsidR="00634BE9" w:rsidRPr="009A31FE" w:rsidRDefault="00634BE9" w:rsidP="00634BE9">
      <w:pPr>
        <w:ind w:hanging="2"/>
        <w:rPr>
          <w:rFonts w:ascii="Calibri" w:eastAsia="Calibri" w:hAnsi="Calibri" w:cs="Calibri"/>
        </w:rPr>
      </w:pPr>
      <w:r w:rsidRPr="009A31FE">
        <w:rPr>
          <w:rFonts w:ascii="Calibri" w:eastAsia="Calibri" w:hAnsi="Calibri" w:cs="Calibri"/>
        </w:rPr>
        <w:t>shell&gt; ssh -X UNITY_ID@grendel.ece.ncsu.edu</w:t>
      </w:r>
    </w:p>
    <w:p w14:paraId="79436341" w14:textId="77777777" w:rsidR="00634BE9" w:rsidRPr="009A31FE" w:rsidRDefault="00634BE9" w:rsidP="00634BE9">
      <w:pPr>
        <w:ind w:hanging="2"/>
      </w:pPr>
    </w:p>
    <w:p w14:paraId="29439BF1" w14:textId="77777777" w:rsidR="00634BE9" w:rsidRPr="009A31FE" w:rsidRDefault="00634BE9" w:rsidP="00634BE9">
      <w:pPr>
        <w:ind w:hanging="2"/>
      </w:pPr>
      <w:r w:rsidRPr="009A31FE">
        <w:t>Since we have 18 servers, if you want specify the server, you could do</w:t>
      </w:r>
    </w:p>
    <w:p w14:paraId="21C2329C" w14:textId="77777777" w:rsidR="00634BE9" w:rsidRPr="009A31FE" w:rsidRDefault="00634BE9" w:rsidP="00634BE9">
      <w:pPr>
        <w:ind w:hanging="2"/>
      </w:pPr>
    </w:p>
    <w:p w14:paraId="321C5E25" w14:textId="77777777" w:rsidR="00634BE9" w:rsidRPr="009A31FE" w:rsidRDefault="00634BE9" w:rsidP="00634BE9">
      <w:pPr>
        <w:ind w:hanging="2"/>
        <w:rPr>
          <w:rFonts w:ascii="Calibri" w:eastAsia="Calibri" w:hAnsi="Calibri" w:cs="Calibri"/>
        </w:rPr>
      </w:pPr>
      <w:r w:rsidRPr="009A31FE">
        <w:rPr>
          <w:rFonts w:ascii="Calibri" w:eastAsia="Calibri" w:hAnsi="Calibri" w:cs="Calibri"/>
        </w:rPr>
        <w:t>shell&gt; ssh -X UNITY_ID@grendel1.ece.ncsu.edu</w:t>
      </w:r>
    </w:p>
    <w:p w14:paraId="05547242" w14:textId="77777777" w:rsidR="00634BE9" w:rsidRPr="009A31FE" w:rsidRDefault="00634BE9" w:rsidP="00634BE9">
      <w:pPr>
        <w:ind w:hanging="2"/>
        <w:rPr>
          <w:rFonts w:ascii="Calibri" w:eastAsia="Calibri" w:hAnsi="Calibri" w:cs="Calibri"/>
        </w:rPr>
      </w:pPr>
      <w:r w:rsidRPr="009A31FE">
        <w:rPr>
          <w:rFonts w:ascii="Calibri" w:eastAsia="Calibri" w:hAnsi="Calibri" w:cs="Calibri"/>
        </w:rPr>
        <w:t>….</w:t>
      </w:r>
    </w:p>
    <w:p w14:paraId="13B00607" w14:textId="77777777" w:rsidR="00634BE9" w:rsidRPr="009A31FE" w:rsidRDefault="00634BE9" w:rsidP="00634BE9">
      <w:pPr>
        <w:ind w:hanging="2"/>
        <w:rPr>
          <w:rFonts w:ascii="Calibri" w:eastAsia="Calibri" w:hAnsi="Calibri" w:cs="Calibri"/>
        </w:rPr>
      </w:pPr>
      <w:r w:rsidRPr="009A31FE">
        <w:rPr>
          <w:rFonts w:ascii="Calibri" w:eastAsia="Calibri" w:hAnsi="Calibri" w:cs="Calibri"/>
        </w:rPr>
        <w:t>shell&gt; ssh -x UNITY_ID@grendel18.ece.ncsu.edu</w:t>
      </w:r>
    </w:p>
    <w:p w14:paraId="62E3E8EC" w14:textId="77777777" w:rsidR="00634BE9" w:rsidRPr="009A31FE" w:rsidRDefault="00634BE9" w:rsidP="00634BE9">
      <w:pPr>
        <w:ind w:hanging="2"/>
        <w:rPr>
          <w:rFonts w:ascii="Calibri" w:eastAsia="Calibri" w:hAnsi="Calibri" w:cs="Calibri"/>
        </w:rPr>
      </w:pPr>
    </w:p>
    <w:p w14:paraId="5C6B9048" w14:textId="77777777" w:rsidR="00634BE9" w:rsidRPr="009A31FE" w:rsidRDefault="00634BE9" w:rsidP="00634BE9">
      <w:pPr>
        <w:ind w:hanging="2"/>
      </w:pPr>
      <w:r w:rsidRPr="009A31FE">
        <w:t>You could check detailed server information when you log-on any grendel server.</w:t>
      </w:r>
    </w:p>
    <w:p w14:paraId="258AFF3D" w14:textId="77777777" w:rsidR="00634BE9" w:rsidRPr="009A31FE" w:rsidRDefault="00634BE9" w:rsidP="00634BE9">
      <w:pPr>
        <w:ind w:hanging="2"/>
      </w:pPr>
      <w:r w:rsidRPr="009A31FE">
        <w:t>For detail information on “ssh” command, put “</w:t>
      </w:r>
      <w:r w:rsidRPr="009A31FE">
        <w:rPr>
          <w:rFonts w:ascii="Calibri" w:eastAsia="Calibri" w:hAnsi="Calibri" w:cs="Calibri"/>
        </w:rPr>
        <w:t>ssh --help</w:t>
      </w:r>
      <w:r w:rsidRPr="009A31FE">
        <w:t>" on the shell</w:t>
      </w:r>
    </w:p>
    <w:p w14:paraId="606E7BE8" w14:textId="77777777" w:rsidR="00634BE9" w:rsidRPr="009A31FE" w:rsidRDefault="00634BE9" w:rsidP="00634BE9">
      <w:pPr>
        <w:ind w:hanging="2"/>
      </w:pPr>
    </w:p>
    <w:p w14:paraId="09946EB1" w14:textId="77777777" w:rsidR="00634BE9" w:rsidRPr="009A31FE" w:rsidRDefault="00634BE9" w:rsidP="00634BE9">
      <w:pPr>
        <w:pBdr>
          <w:top w:val="nil"/>
          <w:left w:val="nil"/>
          <w:bottom w:val="nil"/>
          <w:right w:val="nil"/>
          <w:between w:val="nil"/>
        </w:pBdr>
        <w:spacing w:after="280" w:line="240" w:lineRule="auto"/>
        <w:ind w:hanging="2"/>
        <w:rPr>
          <w:color w:val="000000"/>
        </w:rPr>
      </w:pPr>
      <w:r w:rsidRPr="009A31FE">
        <w:rPr>
          <w:color w:val="000000"/>
        </w:rPr>
        <w:t>Please see</w:t>
      </w:r>
    </w:p>
    <w:p w14:paraId="1E6735FF" w14:textId="77777777" w:rsidR="00634BE9" w:rsidRPr="009A31FE" w:rsidRDefault="00000000" w:rsidP="00634BE9">
      <w:pPr>
        <w:pBdr>
          <w:top w:val="nil"/>
          <w:left w:val="nil"/>
          <w:bottom w:val="nil"/>
          <w:right w:val="nil"/>
          <w:between w:val="nil"/>
        </w:pBdr>
        <w:spacing w:after="280" w:line="240" w:lineRule="auto"/>
        <w:ind w:hanging="2"/>
        <w:rPr>
          <w:color w:val="000000"/>
        </w:rPr>
      </w:pPr>
      <w:hyperlink r:id="rId12">
        <w:r w:rsidR="00634BE9" w:rsidRPr="009A31FE">
          <w:rPr>
            <w:color w:val="990000"/>
            <w:u w:val="single"/>
          </w:rPr>
          <w:t>https://go.ncsu.edu/ece-linux</w:t>
        </w:r>
      </w:hyperlink>
    </w:p>
    <w:p w14:paraId="788F4C3A" w14:textId="77777777" w:rsidR="00634BE9" w:rsidRPr="009A31FE" w:rsidRDefault="00634BE9" w:rsidP="00634BE9">
      <w:pPr>
        <w:spacing w:before="280" w:after="280" w:line="240" w:lineRule="auto"/>
        <w:ind w:firstLine="0"/>
        <w:rPr>
          <w:b/>
          <w:color w:val="000000"/>
          <w:u w:val="single"/>
        </w:rPr>
      </w:pPr>
      <w:r w:rsidRPr="009A31FE">
        <w:rPr>
          <w:b/>
          <w:color w:val="000000"/>
          <w:highlight w:val="yellow"/>
          <w:u w:val="single"/>
        </w:rPr>
        <w:t>FastX and mobaxterm are the preferred options.  A less capable option is Xwin32.</w:t>
      </w:r>
    </w:p>
    <w:p w14:paraId="2C6C500C" w14:textId="77777777" w:rsidR="00634BE9" w:rsidRPr="009A31FE" w:rsidRDefault="00634BE9" w:rsidP="00634BE9">
      <w:pPr>
        <w:pBdr>
          <w:top w:val="nil"/>
          <w:left w:val="nil"/>
          <w:bottom w:val="single" w:sz="6" w:space="1" w:color="000000"/>
          <w:right w:val="nil"/>
          <w:between w:val="nil"/>
        </w:pBdr>
        <w:spacing w:line="240" w:lineRule="auto"/>
        <w:ind w:hanging="2"/>
        <w:rPr>
          <w:color w:val="000000"/>
        </w:rPr>
      </w:pPr>
      <w:r w:rsidRPr="009A31FE">
        <w:rPr>
          <w:color w:val="000000"/>
        </w:rPr>
        <w:t>Top of Form</w:t>
      </w:r>
    </w:p>
    <w:p w14:paraId="5247A351" w14:textId="77777777" w:rsidR="00634BE9" w:rsidRPr="009A31FE" w:rsidRDefault="00634BE9" w:rsidP="00634BE9">
      <w:pPr>
        <w:ind w:firstLine="0"/>
      </w:pPr>
    </w:p>
    <w:p w14:paraId="215134CB" w14:textId="77777777" w:rsidR="00634BE9" w:rsidRPr="009A31FE" w:rsidRDefault="00634BE9" w:rsidP="00634BE9">
      <w:pPr>
        <w:ind w:hanging="2"/>
      </w:pPr>
      <w:r w:rsidRPr="009A31FE">
        <w:t>Home:</w:t>
      </w:r>
    </w:p>
    <w:p w14:paraId="43630578" w14:textId="77777777" w:rsidR="00634BE9" w:rsidRPr="009A31FE" w:rsidRDefault="00634BE9" w:rsidP="00634BE9">
      <w:pPr>
        <w:numPr>
          <w:ilvl w:val="0"/>
          <w:numId w:val="6"/>
        </w:numPr>
        <w:ind w:left="0" w:hanging="2"/>
      </w:pPr>
      <w:r w:rsidRPr="009A31FE">
        <w:t>First, Run VPN for Windows and Mac OS.</w:t>
      </w:r>
    </w:p>
    <w:p w14:paraId="48D5AF80" w14:textId="77777777" w:rsidR="00634BE9" w:rsidRPr="009A31FE" w:rsidRDefault="00634BE9" w:rsidP="00634BE9">
      <w:pPr>
        <w:ind w:hanging="2"/>
      </w:pPr>
      <w:r w:rsidRPr="009A31FE">
        <w:t>https://vpn.ncsu.edu</w:t>
      </w:r>
    </w:p>
    <w:p w14:paraId="48BA9259" w14:textId="77777777" w:rsidR="00634BE9" w:rsidRPr="009A31FE" w:rsidRDefault="00634BE9" w:rsidP="00634BE9">
      <w:pPr>
        <w:ind w:hanging="2"/>
      </w:pPr>
      <w:r w:rsidRPr="009A31FE">
        <w:t xml:space="preserve">For more info: </w:t>
      </w:r>
      <w:hyperlink r:id="rId13">
        <w:r w:rsidRPr="009A31FE">
          <w:rPr>
            <w:color w:val="0000FF"/>
            <w:u w:val="single"/>
          </w:rPr>
          <w:t>https://oit.ncsu.edu/campus-it/campus-data-network/vpn/</w:t>
        </w:r>
      </w:hyperlink>
    </w:p>
    <w:p w14:paraId="388D39CC" w14:textId="77777777" w:rsidR="00634BE9" w:rsidRPr="009A31FE" w:rsidRDefault="00634BE9" w:rsidP="00634BE9">
      <w:pPr>
        <w:ind w:hanging="2"/>
      </w:pPr>
    </w:p>
    <w:p w14:paraId="1CEF1C4E" w14:textId="77777777" w:rsidR="00634BE9" w:rsidRPr="009A31FE" w:rsidRDefault="00634BE9" w:rsidP="00634BE9">
      <w:pPr>
        <w:numPr>
          <w:ilvl w:val="0"/>
          <w:numId w:val="6"/>
        </w:numPr>
        <w:ind w:left="0" w:hanging="2"/>
      </w:pPr>
      <w:r w:rsidRPr="009A31FE">
        <w:t xml:space="preserve">Windows machine.  Please install Fastx or Mobaxterm.  Fastx can be found in the software catalog </w:t>
      </w:r>
      <w:hyperlink r:id="rId14">
        <w:r w:rsidRPr="009A31FE">
          <w:rPr>
            <w:color w:val="0000FF"/>
            <w:u w:val="single"/>
          </w:rPr>
          <w:t>https://it.engr.ncsu.edu/software/catalog/</w:t>
        </w:r>
      </w:hyperlink>
      <w:r w:rsidRPr="009A31FE">
        <w:t xml:space="preserve">   Further instructions are found in the resources section of the class Moodel page and at </w:t>
      </w:r>
      <w:hyperlink r:id="rId15">
        <w:r w:rsidRPr="009A31FE">
          <w:rPr>
            <w:color w:val="990000"/>
            <w:u w:val="single"/>
          </w:rPr>
          <w:t>https://go.ncsu.edu/ece-linux</w:t>
        </w:r>
      </w:hyperlink>
    </w:p>
    <w:p w14:paraId="1C1DA3F8" w14:textId="77777777" w:rsidR="00634BE9" w:rsidRPr="009A31FE" w:rsidRDefault="00634BE9" w:rsidP="00634BE9">
      <w:pPr>
        <w:ind w:firstLine="0"/>
      </w:pPr>
    </w:p>
    <w:p w14:paraId="38282D72" w14:textId="77777777" w:rsidR="00634BE9" w:rsidRPr="009A31FE" w:rsidRDefault="00634BE9" w:rsidP="00634BE9">
      <w:pPr>
        <w:pBdr>
          <w:top w:val="nil"/>
          <w:left w:val="nil"/>
          <w:bottom w:val="nil"/>
          <w:right w:val="nil"/>
          <w:between w:val="nil"/>
        </w:pBdr>
        <w:spacing w:after="280" w:line="240" w:lineRule="auto"/>
        <w:ind w:hanging="2"/>
        <w:rPr>
          <w:color w:val="000000"/>
        </w:rPr>
      </w:pPr>
      <w:r w:rsidRPr="009A31FE">
        <w:rPr>
          <w:color w:val="000000"/>
        </w:rPr>
        <w:t xml:space="preserve">If you have an older PC you can still use Putty and Xwin32 but I strongly urge you to try mobaxterm or fastx first.  </w:t>
      </w:r>
    </w:p>
    <w:p w14:paraId="3ABBD135" w14:textId="06761A44" w:rsidR="00634BE9" w:rsidRPr="00D24BBF" w:rsidRDefault="00634BE9" w:rsidP="00D24BBF">
      <w:pPr>
        <w:pBdr>
          <w:top w:val="nil"/>
          <w:left w:val="nil"/>
          <w:bottom w:val="nil"/>
          <w:right w:val="nil"/>
          <w:between w:val="nil"/>
        </w:pBdr>
        <w:spacing w:after="280" w:line="240" w:lineRule="auto"/>
        <w:ind w:hanging="2"/>
        <w:rPr>
          <w:color w:val="000000"/>
        </w:rPr>
      </w:pPr>
      <w:r w:rsidRPr="009A31FE">
        <w:rPr>
          <w:color w:val="000000"/>
        </w:rPr>
        <w:t xml:space="preserve">If you prefer to use Putty and </w:t>
      </w:r>
      <w:proofErr w:type="spellStart"/>
      <w:r w:rsidRPr="009A31FE">
        <w:rPr>
          <w:color w:val="000000"/>
        </w:rPr>
        <w:t>X</w:t>
      </w:r>
      <w:r w:rsidR="00D24BBF">
        <w:rPr>
          <w:color w:val="000000"/>
        </w:rPr>
        <w:t>w</w:t>
      </w:r>
      <w:r w:rsidRPr="009A31FE">
        <w:rPr>
          <w:color w:val="000000"/>
        </w:rPr>
        <w:t>in</w:t>
      </w:r>
      <w:proofErr w:type="spellEnd"/>
      <w:r w:rsidRPr="009A31FE">
        <w:rPr>
          <w:color w:val="000000"/>
        </w:rPr>
        <w:t xml:space="preserve"> 32:</w:t>
      </w:r>
    </w:p>
    <w:p w14:paraId="5255B5D8" w14:textId="77777777" w:rsidR="00634BE9" w:rsidRPr="009A31FE" w:rsidRDefault="00634BE9" w:rsidP="00634BE9">
      <w:pPr>
        <w:numPr>
          <w:ilvl w:val="0"/>
          <w:numId w:val="2"/>
        </w:numPr>
        <w:ind w:left="0" w:hanging="2"/>
      </w:pPr>
      <w:r w:rsidRPr="009A31FE">
        <w:t>Install Putty and Xwin32</w:t>
      </w:r>
    </w:p>
    <w:p w14:paraId="3D2E0645" w14:textId="77777777" w:rsidR="00634BE9" w:rsidRPr="009A31FE" w:rsidRDefault="00000000" w:rsidP="00634BE9">
      <w:pPr>
        <w:ind w:hanging="2"/>
      </w:pPr>
      <w:hyperlink r:id="rId16">
        <w:r w:rsidR="00634BE9" w:rsidRPr="009A31FE">
          <w:rPr>
            <w:color w:val="1155CC"/>
            <w:u w:val="single"/>
          </w:rPr>
          <w:t>https://it.engr.ncsu.edu/software/catalog/</w:t>
        </w:r>
      </w:hyperlink>
    </w:p>
    <w:p w14:paraId="29B36700" w14:textId="77777777" w:rsidR="00634BE9" w:rsidRPr="009A31FE" w:rsidRDefault="00634BE9" w:rsidP="00634BE9">
      <w:pPr>
        <w:ind w:hanging="2"/>
      </w:pPr>
      <w:r w:rsidRPr="009A31FE">
        <w:t>X-Win32 provides PuTTY with the GUI for things like “gedit”.</w:t>
      </w:r>
    </w:p>
    <w:p w14:paraId="62832DFC" w14:textId="77777777" w:rsidR="00634BE9" w:rsidRPr="009A31FE" w:rsidRDefault="00634BE9" w:rsidP="00634BE9">
      <w:pPr>
        <w:ind w:hanging="2"/>
      </w:pPr>
      <w:r w:rsidRPr="009A31FE">
        <w:t>An easy method is to install FastX only.</w:t>
      </w:r>
    </w:p>
    <w:p w14:paraId="5D880538" w14:textId="77777777" w:rsidR="00634BE9" w:rsidRPr="009A31FE" w:rsidRDefault="00000000" w:rsidP="00634BE9">
      <w:pPr>
        <w:ind w:hanging="2"/>
      </w:pPr>
      <w:hyperlink r:id="rId17">
        <w:r w:rsidR="00634BE9" w:rsidRPr="009A31FE">
          <w:rPr>
            <w:color w:val="1155CC"/>
            <w:u w:val="single"/>
          </w:rPr>
          <w:t>https://it.engr.ncsu.edu/software/catalog/fastx/</w:t>
        </w:r>
      </w:hyperlink>
    </w:p>
    <w:p w14:paraId="463D2C08" w14:textId="77777777" w:rsidR="00634BE9" w:rsidRPr="009A31FE" w:rsidRDefault="00634BE9" w:rsidP="00634BE9">
      <w:pPr>
        <w:ind w:hanging="2"/>
      </w:pPr>
    </w:p>
    <w:p w14:paraId="33CEFDF5" w14:textId="77777777" w:rsidR="00634BE9" w:rsidRPr="009A31FE" w:rsidRDefault="00634BE9" w:rsidP="00634BE9">
      <w:pPr>
        <w:numPr>
          <w:ilvl w:val="0"/>
          <w:numId w:val="2"/>
        </w:numPr>
        <w:ind w:left="0" w:hanging="2"/>
      </w:pPr>
      <w:r w:rsidRPr="009A31FE">
        <w:t xml:space="preserve">Run Xwin32 </w:t>
      </w:r>
    </w:p>
    <w:p w14:paraId="26F16BAF" w14:textId="77777777" w:rsidR="00634BE9" w:rsidRPr="009A31FE" w:rsidRDefault="00634BE9" w:rsidP="00634BE9">
      <w:pPr>
        <w:ind w:hanging="2"/>
      </w:pPr>
      <w:r w:rsidRPr="009A31FE">
        <w:t xml:space="preserve">Click ‘Autostart’ under ‘My Connections’, then click the ‘Launch’ button on the ride hand side of the window. </w:t>
      </w:r>
    </w:p>
    <w:p w14:paraId="16BCDD96" w14:textId="77777777" w:rsidR="00634BE9" w:rsidRPr="009A31FE" w:rsidRDefault="00634BE9" w:rsidP="00634BE9">
      <w:pPr>
        <w:ind w:hanging="2"/>
      </w:pPr>
    </w:p>
    <w:p w14:paraId="668D8221" w14:textId="77777777" w:rsidR="00634BE9" w:rsidRPr="009A31FE" w:rsidRDefault="00634BE9" w:rsidP="00634BE9">
      <w:pPr>
        <w:ind w:hanging="2"/>
        <w:jc w:val="center"/>
      </w:pPr>
      <w:r w:rsidRPr="009A31FE">
        <w:rPr>
          <w:noProof/>
        </w:rPr>
        <w:lastRenderedPageBreak/>
        <w:drawing>
          <wp:inline distT="0" distB="0" distL="114300" distR="114300" wp14:anchorId="0A6C1FF8" wp14:editId="711331A7">
            <wp:extent cx="3153410" cy="327088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3153410" cy="3270885"/>
                    </a:xfrm>
                    <a:prstGeom prst="rect">
                      <a:avLst/>
                    </a:prstGeom>
                    <a:ln/>
                  </pic:spPr>
                </pic:pic>
              </a:graphicData>
            </a:graphic>
          </wp:inline>
        </w:drawing>
      </w:r>
    </w:p>
    <w:p w14:paraId="5DC6267F" w14:textId="77777777" w:rsidR="00634BE9" w:rsidRPr="009A31FE" w:rsidRDefault="00634BE9" w:rsidP="00634BE9">
      <w:pPr>
        <w:ind w:hanging="2"/>
      </w:pPr>
    </w:p>
    <w:p w14:paraId="15BFAF4E" w14:textId="77777777" w:rsidR="00634BE9" w:rsidRPr="009A31FE" w:rsidRDefault="00634BE9" w:rsidP="00634BE9">
      <w:pPr>
        <w:ind w:hanging="2"/>
      </w:pPr>
    </w:p>
    <w:p w14:paraId="75B4FCA7" w14:textId="77777777" w:rsidR="00634BE9" w:rsidRPr="009A31FE" w:rsidRDefault="00634BE9" w:rsidP="00634BE9">
      <w:pPr>
        <w:ind w:hanging="2"/>
      </w:pPr>
    </w:p>
    <w:p w14:paraId="3B4D9126" w14:textId="4011DF9F" w:rsidR="00634BE9" w:rsidRPr="00232873" w:rsidRDefault="00634BE9" w:rsidP="00232873">
      <w:pPr>
        <w:ind w:firstLine="0"/>
        <w:rPr>
          <w:b/>
        </w:rPr>
      </w:pPr>
    </w:p>
    <w:p w14:paraId="29C629A9" w14:textId="77777777" w:rsidR="00634BE9" w:rsidRPr="009A31FE" w:rsidRDefault="00634BE9" w:rsidP="00634BE9">
      <w:pPr>
        <w:ind w:hanging="2"/>
      </w:pPr>
    </w:p>
    <w:p w14:paraId="3238FD7B" w14:textId="77777777" w:rsidR="00634BE9" w:rsidRPr="009A31FE" w:rsidRDefault="00634BE9" w:rsidP="00634BE9">
      <w:pPr>
        <w:numPr>
          <w:ilvl w:val="0"/>
          <w:numId w:val="2"/>
        </w:numPr>
        <w:ind w:left="0" w:hanging="2"/>
      </w:pPr>
      <w:r w:rsidRPr="009A31FE">
        <w:t>Run Putty and connect on campus linux cluster, “remote.eos.ncsu.edu”</w:t>
      </w:r>
    </w:p>
    <w:p w14:paraId="4F611D4B" w14:textId="77777777" w:rsidR="00634BE9" w:rsidRPr="009A31FE" w:rsidRDefault="00634BE9" w:rsidP="00634BE9">
      <w:pPr>
        <w:ind w:hanging="2"/>
      </w:pPr>
      <w:r w:rsidRPr="009A31FE">
        <w:t>Please make sure you enable X11 forwarding option as a figure below.</w:t>
      </w:r>
    </w:p>
    <w:p w14:paraId="5BAD9645" w14:textId="77777777" w:rsidR="00634BE9" w:rsidRPr="009A31FE" w:rsidRDefault="00634BE9" w:rsidP="00634BE9">
      <w:pPr>
        <w:ind w:hanging="2"/>
      </w:pPr>
    </w:p>
    <w:p w14:paraId="2D6AAE9B" w14:textId="77777777" w:rsidR="00634BE9" w:rsidRPr="009A31FE" w:rsidRDefault="00634BE9" w:rsidP="00634BE9">
      <w:pPr>
        <w:ind w:hanging="2"/>
      </w:pPr>
      <w:r w:rsidRPr="009A31FE">
        <w:t>While you do some simulation, leave putty running.</w:t>
      </w:r>
    </w:p>
    <w:p w14:paraId="70B94C78" w14:textId="77777777" w:rsidR="00634BE9" w:rsidRPr="009A31FE" w:rsidRDefault="00634BE9" w:rsidP="00634BE9">
      <w:pPr>
        <w:ind w:hanging="2"/>
      </w:pPr>
    </w:p>
    <w:p w14:paraId="0FB78179" w14:textId="77777777" w:rsidR="00634BE9" w:rsidRPr="009A31FE" w:rsidRDefault="00634BE9" w:rsidP="00634BE9">
      <w:pPr>
        <w:ind w:hanging="2"/>
        <w:jc w:val="center"/>
      </w:pPr>
      <w:r w:rsidRPr="009A31FE">
        <w:rPr>
          <w:noProof/>
        </w:rPr>
        <w:drawing>
          <wp:inline distT="0" distB="0" distL="114300" distR="114300" wp14:anchorId="0864B53A" wp14:editId="1A8938BB">
            <wp:extent cx="2384425" cy="213423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2384425" cy="2134235"/>
                    </a:xfrm>
                    <a:prstGeom prst="rect">
                      <a:avLst/>
                    </a:prstGeom>
                    <a:ln/>
                  </pic:spPr>
                </pic:pic>
              </a:graphicData>
            </a:graphic>
          </wp:inline>
        </w:drawing>
      </w:r>
      <w:r w:rsidRPr="009A31FE">
        <w:rPr>
          <w:noProof/>
        </w:rPr>
        <w:drawing>
          <wp:inline distT="0" distB="0" distL="114300" distR="114300" wp14:anchorId="1D521C6D" wp14:editId="721947CE">
            <wp:extent cx="2084070" cy="2174875"/>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2084070" cy="2174875"/>
                    </a:xfrm>
                    <a:prstGeom prst="rect">
                      <a:avLst/>
                    </a:prstGeom>
                    <a:ln/>
                  </pic:spPr>
                </pic:pic>
              </a:graphicData>
            </a:graphic>
          </wp:inline>
        </w:drawing>
      </w:r>
      <w:r w:rsidRPr="009A31FE">
        <w:t xml:space="preserve">       </w:t>
      </w:r>
    </w:p>
    <w:p w14:paraId="0DEEA566" w14:textId="77777777" w:rsidR="00634BE9" w:rsidRPr="009A31FE" w:rsidRDefault="00634BE9" w:rsidP="00634BE9">
      <w:pPr>
        <w:ind w:hanging="2"/>
      </w:pPr>
    </w:p>
    <w:p w14:paraId="174BF480" w14:textId="77777777" w:rsidR="00634BE9" w:rsidRPr="009A31FE" w:rsidRDefault="00634BE9" w:rsidP="00634BE9">
      <w:pPr>
        <w:ind w:hanging="2"/>
      </w:pPr>
      <w:r w:rsidRPr="009A31FE">
        <w:t>For older versions of PuTTY X11 options are in the Tunnels branch of SSH, and for newer versions it has its own dedicated branch.</w:t>
      </w:r>
    </w:p>
    <w:p w14:paraId="57EFA00D" w14:textId="77777777" w:rsidR="00634BE9" w:rsidRPr="009A31FE" w:rsidRDefault="00634BE9" w:rsidP="00634BE9">
      <w:pPr>
        <w:ind w:hanging="2"/>
      </w:pPr>
    </w:p>
    <w:p w14:paraId="1EDBEC7D" w14:textId="77777777" w:rsidR="00634BE9" w:rsidRPr="009A31FE" w:rsidRDefault="00634BE9" w:rsidP="00634BE9">
      <w:pPr>
        <w:ind w:hanging="2"/>
      </w:pPr>
    </w:p>
    <w:p w14:paraId="760C421C" w14:textId="77777777" w:rsidR="00634BE9" w:rsidRPr="009A31FE" w:rsidRDefault="00634BE9" w:rsidP="00634BE9">
      <w:pPr>
        <w:numPr>
          <w:ilvl w:val="0"/>
          <w:numId w:val="6"/>
        </w:numPr>
        <w:ind w:left="0" w:hanging="2"/>
      </w:pPr>
      <w:r w:rsidRPr="009A31FE">
        <w:t xml:space="preserve">Mac.  Please install Fastx.  Fastx can be found in the software catalog </w:t>
      </w:r>
      <w:hyperlink r:id="rId21">
        <w:r w:rsidRPr="009A31FE">
          <w:rPr>
            <w:color w:val="0000FF"/>
            <w:u w:val="single"/>
          </w:rPr>
          <w:t>https://it.engr.ncsu.edu/software/catalog/</w:t>
        </w:r>
      </w:hyperlink>
      <w:r w:rsidRPr="009A31FE">
        <w:t xml:space="preserve">  Further instructions are found at </w:t>
      </w:r>
      <w:hyperlink r:id="rId22">
        <w:r w:rsidRPr="009A31FE">
          <w:rPr>
            <w:color w:val="990000"/>
            <w:u w:val="single"/>
          </w:rPr>
          <w:t>https://go.ncsu.edu/ece-linux</w:t>
        </w:r>
      </w:hyperlink>
    </w:p>
    <w:p w14:paraId="4F51300C" w14:textId="77777777" w:rsidR="00634BE9" w:rsidRPr="009A31FE" w:rsidRDefault="00634BE9" w:rsidP="00634BE9">
      <w:pPr>
        <w:ind w:firstLine="0"/>
      </w:pPr>
    </w:p>
    <w:p w14:paraId="78AD0A35" w14:textId="77777777" w:rsidR="00634BE9" w:rsidRPr="009A31FE" w:rsidRDefault="00634BE9" w:rsidP="00634BE9">
      <w:pPr>
        <w:ind w:firstLine="0"/>
      </w:pPr>
      <w:r w:rsidRPr="009A31FE">
        <w:t>The following alternative is left in the tutorial but fastx will be better.</w:t>
      </w:r>
    </w:p>
    <w:p w14:paraId="216D88E5" w14:textId="77777777" w:rsidR="00634BE9" w:rsidRPr="009A31FE" w:rsidRDefault="00634BE9" w:rsidP="00634BE9">
      <w:pPr>
        <w:pBdr>
          <w:top w:val="nil"/>
          <w:left w:val="nil"/>
          <w:bottom w:val="nil"/>
          <w:right w:val="nil"/>
          <w:between w:val="nil"/>
        </w:pBdr>
        <w:spacing w:line="240" w:lineRule="auto"/>
        <w:ind w:hanging="2"/>
        <w:jc w:val="both"/>
        <w:rPr>
          <w:color w:val="000000"/>
        </w:rPr>
      </w:pPr>
    </w:p>
    <w:p w14:paraId="02297391" w14:textId="77777777" w:rsidR="00634BE9" w:rsidRPr="009A31FE" w:rsidRDefault="00634BE9" w:rsidP="00634BE9">
      <w:pPr>
        <w:pBdr>
          <w:top w:val="nil"/>
          <w:left w:val="nil"/>
          <w:bottom w:val="nil"/>
          <w:right w:val="nil"/>
          <w:between w:val="nil"/>
        </w:pBdr>
        <w:spacing w:line="240" w:lineRule="auto"/>
        <w:ind w:hanging="2"/>
        <w:jc w:val="both"/>
        <w:rPr>
          <w:color w:val="000000"/>
        </w:rPr>
      </w:pPr>
      <w:r w:rsidRPr="009A31FE">
        <w:rPr>
          <w:color w:val="000000"/>
        </w:rPr>
        <w:t>Mac is similar to an on-campus linux machine. However, you may have to install an “X Server” application such as XQuartz. Note that you must use -X instead of -x for ssh command.</w:t>
      </w:r>
    </w:p>
    <w:p w14:paraId="0B4321E6" w14:textId="77777777" w:rsidR="00634BE9" w:rsidRPr="009A31FE" w:rsidRDefault="00000000" w:rsidP="00634BE9">
      <w:pPr>
        <w:pBdr>
          <w:top w:val="nil"/>
          <w:left w:val="nil"/>
          <w:bottom w:val="nil"/>
          <w:right w:val="nil"/>
          <w:between w:val="nil"/>
        </w:pBdr>
        <w:spacing w:line="240" w:lineRule="auto"/>
        <w:ind w:hanging="2"/>
        <w:jc w:val="both"/>
        <w:rPr>
          <w:color w:val="000000"/>
        </w:rPr>
      </w:pPr>
      <w:hyperlink r:id="rId23">
        <w:r w:rsidR="00634BE9" w:rsidRPr="009A31FE">
          <w:rPr>
            <w:color w:val="0000FF"/>
            <w:u w:val="single"/>
          </w:rPr>
          <w:t>https://www.xquartz.org/releases/XQuartz-2.7.11.html</w:t>
        </w:r>
      </w:hyperlink>
    </w:p>
    <w:p w14:paraId="29782C15" w14:textId="77777777" w:rsidR="00634BE9" w:rsidRPr="009A31FE" w:rsidRDefault="00000000" w:rsidP="00634BE9">
      <w:pPr>
        <w:pBdr>
          <w:top w:val="nil"/>
          <w:left w:val="nil"/>
          <w:bottom w:val="nil"/>
          <w:right w:val="nil"/>
          <w:between w:val="nil"/>
        </w:pBdr>
        <w:spacing w:line="240" w:lineRule="auto"/>
        <w:ind w:hanging="2"/>
        <w:jc w:val="both"/>
        <w:rPr>
          <w:color w:val="000000"/>
        </w:rPr>
      </w:pPr>
      <w:hyperlink r:id="rId24">
        <w:r w:rsidR="00634BE9" w:rsidRPr="009A31FE">
          <w:rPr>
            <w:color w:val="0000FF"/>
            <w:u w:val="single"/>
          </w:rPr>
          <w:t>https://it.engr.ncsu.edu/services/remote-access/</w:t>
        </w:r>
      </w:hyperlink>
    </w:p>
    <w:p w14:paraId="023FDC98" w14:textId="77777777" w:rsidR="00634BE9" w:rsidRPr="009A31FE" w:rsidRDefault="00634BE9" w:rsidP="00634BE9">
      <w:pPr>
        <w:pBdr>
          <w:top w:val="nil"/>
          <w:left w:val="nil"/>
          <w:bottom w:val="nil"/>
          <w:right w:val="nil"/>
          <w:between w:val="nil"/>
        </w:pBdr>
        <w:spacing w:line="240" w:lineRule="auto"/>
        <w:ind w:hanging="2"/>
        <w:jc w:val="both"/>
        <w:rPr>
          <w:color w:val="000000"/>
        </w:rPr>
      </w:pPr>
    </w:p>
    <w:p w14:paraId="66FE5592" w14:textId="77777777" w:rsidR="00634BE9" w:rsidRPr="009A31FE" w:rsidRDefault="00634BE9" w:rsidP="00634BE9">
      <w:pPr>
        <w:pBdr>
          <w:top w:val="nil"/>
          <w:left w:val="nil"/>
          <w:bottom w:val="nil"/>
          <w:right w:val="nil"/>
          <w:between w:val="nil"/>
        </w:pBdr>
        <w:spacing w:line="240" w:lineRule="auto"/>
        <w:ind w:hanging="2"/>
        <w:jc w:val="both"/>
        <w:rPr>
          <w:color w:val="000000"/>
        </w:rPr>
      </w:pPr>
      <w:r w:rsidRPr="009A31FE">
        <w:rPr>
          <w:color w:val="000000"/>
        </w:rPr>
        <w:t xml:space="preserve">please make sure you put your unity ID as </w:t>
      </w:r>
    </w:p>
    <w:p w14:paraId="4625B9E4" w14:textId="77777777" w:rsidR="00634BE9" w:rsidRPr="009A31FE" w:rsidRDefault="00634BE9" w:rsidP="00634BE9">
      <w:pPr>
        <w:pBdr>
          <w:top w:val="nil"/>
          <w:left w:val="nil"/>
          <w:bottom w:val="nil"/>
          <w:right w:val="nil"/>
          <w:between w:val="nil"/>
        </w:pBdr>
        <w:spacing w:line="240" w:lineRule="auto"/>
        <w:ind w:hanging="2"/>
        <w:jc w:val="both"/>
        <w:rPr>
          <w:rFonts w:ascii="Calibri" w:eastAsia="Calibri" w:hAnsi="Calibri" w:cs="Calibri"/>
          <w:color w:val="000000"/>
        </w:rPr>
      </w:pPr>
      <w:r w:rsidRPr="009A31FE">
        <w:rPr>
          <w:color w:val="000000"/>
        </w:rPr>
        <w:t xml:space="preserve">shell&gt; </w:t>
      </w:r>
      <w:r w:rsidRPr="009A31FE">
        <w:rPr>
          <w:rFonts w:ascii="Calibri" w:eastAsia="Calibri" w:hAnsi="Calibri" w:cs="Calibri"/>
          <w:color w:val="000000"/>
        </w:rPr>
        <w:t xml:space="preserve">ssh -X </w:t>
      </w:r>
      <w:hyperlink r:id="rId25">
        <w:r w:rsidRPr="009A31FE">
          <w:rPr>
            <w:rFonts w:ascii="Calibri" w:eastAsia="Calibri" w:hAnsi="Calibri" w:cs="Calibri"/>
            <w:color w:val="0000FF"/>
            <w:u w:val="single"/>
          </w:rPr>
          <w:t>UNITY_ID@remote.eos.ncsu.edu</w:t>
        </w:r>
      </w:hyperlink>
    </w:p>
    <w:p w14:paraId="30592B95" w14:textId="77777777" w:rsidR="00634BE9" w:rsidRPr="009A31FE" w:rsidRDefault="00634BE9" w:rsidP="00634BE9">
      <w:pPr>
        <w:pBdr>
          <w:top w:val="nil"/>
          <w:left w:val="nil"/>
          <w:bottom w:val="nil"/>
          <w:right w:val="nil"/>
          <w:between w:val="nil"/>
        </w:pBdr>
        <w:spacing w:line="240" w:lineRule="auto"/>
        <w:ind w:hanging="2"/>
        <w:jc w:val="both"/>
        <w:rPr>
          <w:rFonts w:ascii="Calibri" w:eastAsia="Calibri" w:hAnsi="Calibri" w:cs="Calibri"/>
          <w:color w:val="000000"/>
        </w:rPr>
      </w:pPr>
    </w:p>
    <w:p w14:paraId="67E9BF1B" w14:textId="77777777" w:rsidR="00634BE9" w:rsidRPr="009A31FE" w:rsidRDefault="00634BE9" w:rsidP="00634BE9">
      <w:pPr>
        <w:pBdr>
          <w:top w:val="nil"/>
          <w:left w:val="nil"/>
          <w:bottom w:val="nil"/>
          <w:right w:val="nil"/>
          <w:between w:val="nil"/>
        </w:pBdr>
        <w:spacing w:line="240" w:lineRule="auto"/>
        <w:ind w:hanging="2"/>
        <w:jc w:val="both"/>
      </w:pPr>
    </w:p>
    <w:p w14:paraId="0D554FB2" w14:textId="77777777" w:rsidR="00634BE9" w:rsidRPr="009A31FE" w:rsidRDefault="00634BE9" w:rsidP="00634BE9">
      <w:pPr>
        <w:pBdr>
          <w:top w:val="nil"/>
          <w:left w:val="nil"/>
          <w:bottom w:val="nil"/>
          <w:right w:val="nil"/>
          <w:between w:val="nil"/>
        </w:pBdr>
        <w:spacing w:line="240" w:lineRule="auto"/>
        <w:ind w:hanging="2"/>
        <w:jc w:val="both"/>
        <w:rPr>
          <w:color w:val="000000"/>
        </w:rPr>
      </w:pPr>
      <w:r w:rsidRPr="009A31FE">
        <w:rPr>
          <w:color w:val="000000"/>
        </w:rPr>
        <w:t>For more information on remote access please check out:</w:t>
      </w:r>
    </w:p>
    <w:p w14:paraId="1CDF0DD3" w14:textId="77777777" w:rsidR="00634BE9" w:rsidRPr="009A31FE" w:rsidRDefault="00000000" w:rsidP="00634BE9">
      <w:pPr>
        <w:pBdr>
          <w:top w:val="nil"/>
          <w:left w:val="nil"/>
          <w:bottom w:val="nil"/>
          <w:right w:val="nil"/>
          <w:between w:val="nil"/>
        </w:pBdr>
        <w:spacing w:line="240" w:lineRule="auto"/>
        <w:ind w:hanging="2"/>
        <w:jc w:val="both"/>
        <w:rPr>
          <w:color w:val="000000"/>
        </w:rPr>
      </w:pPr>
      <w:hyperlink r:id="rId26">
        <w:r w:rsidR="00634BE9" w:rsidRPr="009A31FE">
          <w:rPr>
            <w:color w:val="0000FF"/>
            <w:u w:val="single"/>
          </w:rPr>
          <w:t>https://tools.wolftech.ncsu.edu/support/index.php/Remote_Access</w:t>
        </w:r>
      </w:hyperlink>
    </w:p>
    <w:p w14:paraId="342206EF" w14:textId="77777777" w:rsidR="00634BE9" w:rsidRPr="009A31FE" w:rsidRDefault="00634BE9" w:rsidP="00634BE9">
      <w:pPr>
        <w:pBdr>
          <w:top w:val="nil"/>
          <w:left w:val="nil"/>
          <w:bottom w:val="nil"/>
          <w:right w:val="nil"/>
          <w:between w:val="nil"/>
        </w:pBdr>
        <w:spacing w:line="240" w:lineRule="auto"/>
        <w:ind w:hanging="2"/>
        <w:jc w:val="both"/>
        <w:rPr>
          <w:color w:val="000000"/>
        </w:rPr>
      </w:pPr>
    </w:p>
    <w:p w14:paraId="1870C9E8" w14:textId="2FAFD8B1" w:rsidR="00634BE9" w:rsidRDefault="00634BE9" w:rsidP="00634BE9">
      <w:pPr>
        <w:pBdr>
          <w:top w:val="nil"/>
          <w:left w:val="nil"/>
          <w:bottom w:val="nil"/>
          <w:right w:val="nil"/>
          <w:between w:val="nil"/>
        </w:pBdr>
        <w:spacing w:line="240" w:lineRule="auto"/>
        <w:ind w:hanging="2"/>
        <w:jc w:val="both"/>
        <w:rPr>
          <w:color w:val="000000"/>
        </w:rPr>
      </w:pPr>
      <w:r w:rsidRPr="009A31FE">
        <w:rPr>
          <w:b/>
          <w:color w:val="000000"/>
        </w:rPr>
        <w:t xml:space="preserve">NOTE: </w:t>
      </w:r>
      <w:r w:rsidRPr="009A31FE">
        <w:rPr>
          <w:color w:val="000000"/>
        </w:rPr>
        <w:t>As of 2022, we are phasing out the use of the “add” system in favor of “module”. While old practices may continue until the end of working year, use of module for the research is highly encouraged.</w:t>
      </w:r>
    </w:p>
    <w:p w14:paraId="0818BC92" w14:textId="71E47EA6" w:rsidR="00232873" w:rsidRDefault="00232873" w:rsidP="00634BE9">
      <w:pPr>
        <w:pBdr>
          <w:top w:val="nil"/>
          <w:left w:val="nil"/>
          <w:bottom w:val="nil"/>
          <w:right w:val="nil"/>
          <w:between w:val="nil"/>
        </w:pBdr>
        <w:spacing w:line="240" w:lineRule="auto"/>
        <w:ind w:hanging="2"/>
        <w:jc w:val="both"/>
        <w:rPr>
          <w:color w:val="000000"/>
        </w:rPr>
      </w:pPr>
    </w:p>
    <w:p w14:paraId="65DB9A24" w14:textId="477E702A" w:rsidR="00232873" w:rsidRDefault="00232873" w:rsidP="00634BE9">
      <w:pPr>
        <w:pBdr>
          <w:top w:val="nil"/>
          <w:left w:val="nil"/>
          <w:bottom w:val="nil"/>
          <w:right w:val="nil"/>
          <w:between w:val="nil"/>
        </w:pBdr>
        <w:spacing w:line="240" w:lineRule="auto"/>
        <w:ind w:hanging="2"/>
        <w:jc w:val="both"/>
        <w:rPr>
          <w:b/>
          <w:color w:val="000000"/>
        </w:rPr>
      </w:pPr>
      <w:r>
        <w:rPr>
          <w:b/>
          <w:color w:val="000000"/>
        </w:rPr>
        <w:t>2.1 MobaXterm: The preferred computing environment for Windows</w:t>
      </w:r>
    </w:p>
    <w:p w14:paraId="34DC5E71" w14:textId="527C355D" w:rsidR="00232873" w:rsidRDefault="00232873" w:rsidP="00634BE9">
      <w:pPr>
        <w:pBdr>
          <w:top w:val="nil"/>
          <w:left w:val="nil"/>
          <w:bottom w:val="nil"/>
          <w:right w:val="nil"/>
          <w:between w:val="nil"/>
        </w:pBdr>
        <w:spacing w:line="240" w:lineRule="auto"/>
        <w:ind w:hanging="2"/>
        <w:jc w:val="both"/>
        <w:rPr>
          <w:b/>
          <w:color w:val="000000"/>
        </w:rPr>
      </w:pPr>
    </w:p>
    <w:p w14:paraId="36C49C8B" w14:textId="544D7FE1" w:rsidR="00232873" w:rsidRDefault="00232873" w:rsidP="00634BE9">
      <w:pPr>
        <w:pBdr>
          <w:top w:val="nil"/>
          <w:left w:val="nil"/>
          <w:bottom w:val="nil"/>
          <w:right w:val="nil"/>
          <w:between w:val="nil"/>
        </w:pBdr>
        <w:spacing w:line="240" w:lineRule="auto"/>
        <w:ind w:hanging="2"/>
        <w:jc w:val="both"/>
        <w:rPr>
          <w:color w:val="000000"/>
        </w:rPr>
      </w:pPr>
      <w:r>
        <w:rPr>
          <w:color w:val="000000"/>
        </w:rPr>
        <w:t xml:space="preserve">I strongly suggest using MobaXterm for Windows users to connect to the remote Linux machine. Mac users could use FastX as Mobaxterm is not provided for MacOS. This could be downloaded from the following website: </w:t>
      </w:r>
      <w:r>
        <w:rPr>
          <w:color w:val="000000"/>
        </w:rPr>
        <w:br/>
      </w:r>
      <w:hyperlink r:id="rId27" w:history="1">
        <w:r w:rsidRPr="00A25E82">
          <w:rPr>
            <w:rStyle w:val="Hyperlink"/>
          </w:rPr>
          <w:t>https://mobaxterm.mobatek.net/download.html</w:t>
        </w:r>
      </w:hyperlink>
      <w:r>
        <w:rPr>
          <w:color w:val="000000"/>
        </w:rPr>
        <w:t xml:space="preserve"> </w:t>
      </w:r>
    </w:p>
    <w:p w14:paraId="0BEF2261" w14:textId="7D9AA96F" w:rsidR="00232873" w:rsidRDefault="00232873" w:rsidP="00634BE9">
      <w:pPr>
        <w:pBdr>
          <w:top w:val="nil"/>
          <w:left w:val="nil"/>
          <w:bottom w:val="nil"/>
          <w:right w:val="nil"/>
          <w:between w:val="nil"/>
        </w:pBdr>
        <w:spacing w:line="240" w:lineRule="auto"/>
        <w:ind w:hanging="2"/>
        <w:jc w:val="both"/>
        <w:rPr>
          <w:color w:val="000000"/>
        </w:rPr>
      </w:pPr>
    </w:p>
    <w:p w14:paraId="3162FCF6" w14:textId="2BE03ADF" w:rsidR="00232873" w:rsidRDefault="00232873" w:rsidP="00634BE9">
      <w:pPr>
        <w:pBdr>
          <w:top w:val="nil"/>
          <w:left w:val="nil"/>
          <w:bottom w:val="nil"/>
          <w:right w:val="nil"/>
          <w:between w:val="nil"/>
        </w:pBdr>
        <w:spacing w:line="240" w:lineRule="auto"/>
        <w:ind w:hanging="2"/>
        <w:jc w:val="both"/>
        <w:rPr>
          <w:b/>
          <w:color w:val="000000"/>
        </w:rPr>
      </w:pPr>
      <w:r>
        <w:rPr>
          <w:b/>
          <w:color w:val="000000"/>
        </w:rPr>
        <w:t>2.2 Transferring files from your Local Machine to the Linux server</w:t>
      </w:r>
    </w:p>
    <w:p w14:paraId="543F37D4" w14:textId="349A3803" w:rsidR="00232873" w:rsidRDefault="00232873" w:rsidP="00634BE9">
      <w:pPr>
        <w:pBdr>
          <w:top w:val="nil"/>
          <w:left w:val="nil"/>
          <w:bottom w:val="nil"/>
          <w:right w:val="nil"/>
          <w:between w:val="nil"/>
        </w:pBdr>
        <w:spacing w:line="240" w:lineRule="auto"/>
        <w:ind w:hanging="2"/>
        <w:jc w:val="both"/>
        <w:rPr>
          <w:b/>
          <w:color w:val="000000"/>
        </w:rPr>
      </w:pPr>
    </w:p>
    <w:p w14:paraId="1B6388C2" w14:textId="09CD4EC2" w:rsidR="00232873" w:rsidRDefault="00232873" w:rsidP="00634BE9">
      <w:pPr>
        <w:pBdr>
          <w:top w:val="nil"/>
          <w:left w:val="nil"/>
          <w:bottom w:val="nil"/>
          <w:right w:val="nil"/>
          <w:between w:val="nil"/>
        </w:pBdr>
        <w:spacing w:line="240" w:lineRule="auto"/>
        <w:ind w:hanging="2"/>
        <w:jc w:val="both"/>
        <w:rPr>
          <w:b/>
          <w:color w:val="000000"/>
          <w:u w:val="single"/>
        </w:rPr>
      </w:pPr>
      <w:r w:rsidRPr="00232873">
        <w:rPr>
          <w:b/>
          <w:color w:val="000000"/>
          <w:u w:val="single"/>
        </w:rPr>
        <w:t xml:space="preserve">Windows: </w:t>
      </w:r>
    </w:p>
    <w:p w14:paraId="24530F11" w14:textId="01BE2214" w:rsidR="00232873" w:rsidRDefault="00232873" w:rsidP="00232873">
      <w:pPr>
        <w:pBdr>
          <w:top w:val="nil"/>
          <w:left w:val="nil"/>
          <w:bottom w:val="nil"/>
          <w:right w:val="nil"/>
          <w:between w:val="nil"/>
        </w:pBdr>
        <w:spacing w:line="240" w:lineRule="auto"/>
        <w:jc w:val="both"/>
        <w:rPr>
          <w:color w:val="000000"/>
        </w:rPr>
      </w:pPr>
      <w:r w:rsidRPr="00232873">
        <w:rPr>
          <w:color w:val="000000"/>
        </w:rPr>
        <w:t>For transferring the files from your local machine and to the linux server and vice ver</w:t>
      </w:r>
      <w:r w:rsidR="00EE1EA0">
        <w:rPr>
          <w:color w:val="000000"/>
        </w:rPr>
        <w:t xml:space="preserve">sa, you could use the following </w:t>
      </w:r>
      <w:r w:rsidRPr="00232873">
        <w:rPr>
          <w:color w:val="000000"/>
        </w:rPr>
        <w:t>options:</w:t>
      </w:r>
      <w:r w:rsidRPr="00232873">
        <w:rPr>
          <w:color w:val="000000"/>
        </w:rPr>
        <w:br/>
      </w:r>
    </w:p>
    <w:p w14:paraId="4747F721" w14:textId="77777777" w:rsidR="00C9731A" w:rsidRPr="00C9731A" w:rsidRDefault="00C9731A" w:rsidP="00C9731A">
      <w:pPr>
        <w:pStyle w:val="ListParagraph"/>
        <w:numPr>
          <w:ilvl w:val="0"/>
          <w:numId w:val="22"/>
        </w:numPr>
        <w:pBdr>
          <w:top w:val="nil"/>
          <w:left w:val="nil"/>
          <w:bottom w:val="nil"/>
          <w:right w:val="nil"/>
          <w:between w:val="nil"/>
        </w:pBdr>
        <w:spacing w:line="240" w:lineRule="auto"/>
        <w:jc w:val="both"/>
        <w:rPr>
          <w:b/>
          <w:color w:val="000000"/>
          <w:u w:val="single"/>
        </w:rPr>
      </w:pPr>
      <w:r w:rsidRPr="00C9731A">
        <w:rPr>
          <w:b/>
          <w:color w:val="000000"/>
          <w:u w:val="single"/>
        </w:rPr>
        <w:t xml:space="preserve">Use WinScp: </w:t>
      </w:r>
    </w:p>
    <w:p w14:paraId="1020D73E" w14:textId="77777777" w:rsidR="00C9731A" w:rsidRDefault="00C9731A" w:rsidP="00C9731A">
      <w:pPr>
        <w:pStyle w:val="ListParagraph"/>
        <w:pBdr>
          <w:top w:val="nil"/>
          <w:left w:val="nil"/>
          <w:bottom w:val="nil"/>
          <w:right w:val="nil"/>
          <w:between w:val="nil"/>
        </w:pBdr>
        <w:spacing w:line="240" w:lineRule="auto"/>
        <w:ind w:left="719" w:firstLine="0"/>
        <w:jc w:val="both"/>
        <w:rPr>
          <w:color w:val="000000"/>
        </w:rPr>
      </w:pPr>
      <w:r>
        <w:rPr>
          <w:color w:val="000000"/>
        </w:rPr>
        <w:t>Winscp is one of the most convenient ways to transfer files back and forth. This application is freely available on the following website where step-by-step guide for installation is provided:</w:t>
      </w:r>
    </w:p>
    <w:p w14:paraId="6C5D8B98" w14:textId="7D347D34" w:rsidR="00C9731A" w:rsidRDefault="00000000" w:rsidP="00C9731A">
      <w:pPr>
        <w:pStyle w:val="ListParagraph"/>
        <w:pBdr>
          <w:top w:val="nil"/>
          <w:left w:val="nil"/>
          <w:bottom w:val="nil"/>
          <w:right w:val="nil"/>
          <w:between w:val="nil"/>
        </w:pBdr>
        <w:spacing w:line="240" w:lineRule="auto"/>
        <w:ind w:left="719" w:firstLine="0"/>
        <w:jc w:val="both"/>
        <w:rPr>
          <w:color w:val="000000"/>
        </w:rPr>
      </w:pPr>
      <w:hyperlink r:id="rId28" w:history="1">
        <w:r w:rsidR="00C9731A" w:rsidRPr="00A25E82">
          <w:rPr>
            <w:rStyle w:val="Hyperlink"/>
          </w:rPr>
          <w:t>https://winscp.net/eng/docs/guide_install</w:t>
        </w:r>
      </w:hyperlink>
    </w:p>
    <w:p w14:paraId="0F8A62DC" w14:textId="77777777" w:rsidR="00C9731A" w:rsidRDefault="00C9731A" w:rsidP="00C9731A">
      <w:pPr>
        <w:pStyle w:val="ListParagraph"/>
        <w:pBdr>
          <w:top w:val="nil"/>
          <w:left w:val="nil"/>
          <w:bottom w:val="nil"/>
          <w:right w:val="nil"/>
          <w:between w:val="nil"/>
        </w:pBdr>
        <w:spacing w:line="240" w:lineRule="auto"/>
        <w:ind w:left="719" w:firstLine="0"/>
        <w:jc w:val="both"/>
        <w:rPr>
          <w:color w:val="000000"/>
        </w:rPr>
      </w:pPr>
    </w:p>
    <w:p w14:paraId="1EF5B524" w14:textId="30A9E3EC" w:rsidR="00C9731A" w:rsidRDefault="00C9731A" w:rsidP="00C9731A">
      <w:pPr>
        <w:pStyle w:val="ListParagraph"/>
        <w:pBdr>
          <w:top w:val="nil"/>
          <w:left w:val="nil"/>
          <w:bottom w:val="nil"/>
          <w:right w:val="nil"/>
          <w:between w:val="nil"/>
        </w:pBdr>
        <w:spacing w:line="240" w:lineRule="auto"/>
        <w:ind w:left="719" w:firstLine="0"/>
        <w:jc w:val="both"/>
        <w:rPr>
          <w:color w:val="000000"/>
        </w:rPr>
      </w:pPr>
      <w:r>
        <w:rPr>
          <w:color w:val="000000"/>
        </w:rPr>
        <w:t>Once you install it, you can simply drag and drop files back and forth and the interface would be as shown below:</w:t>
      </w:r>
    </w:p>
    <w:p w14:paraId="0099A86F" w14:textId="21DF59AE" w:rsidR="003E30CC" w:rsidRDefault="003E30CC" w:rsidP="00C9731A">
      <w:pPr>
        <w:pStyle w:val="ListParagraph"/>
        <w:pBdr>
          <w:top w:val="nil"/>
          <w:left w:val="nil"/>
          <w:bottom w:val="nil"/>
          <w:right w:val="nil"/>
          <w:between w:val="nil"/>
        </w:pBdr>
        <w:spacing w:line="240" w:lineRule="auto"/>
        <w:ind w:left="719" w:firstLine="0"/>
        <w:jc w:val="both"/>
        <w:rPr>
          <w:color w:val="000000"/>
        </w:rPr>
      </w:pPr>
    </w:p>
    <w:p w14:paraId="10803A43" w14:textId="68CCAFA3" w:rsidR="003E30CC" w:rsidRDefault="003E30CC" w:rsidP="003E30CC">
      <w:pPr>
        <w:pStyle w:val="ListParagraph"/>
        <w:pBdr>
          <w:top w:val="nil"/>
          <w:left w:val="nil"/>
          <w:bottom w:val="nil"/>
          <w:right w:val="nil"/>
          <w:between w:val="nil"/>
        </w:pBdr>
        <w:spacing w:line="240" w:lineRule="auto"/>
        <w:ind w:left="719" w:firstLine="0"/>
        <w:jc w:val="center"/>
        <w:rPr>
          <w:color w:val="000000"/>
        </w:rPr>
      </w:pPr>
      <w:r w:rsidRPr="003E30CC">
        <w:rPr>
          <w:noProof/>
          <w:color w:val="000000"/>
        </w:rPr>
        <w:lastRenderedPageBreak/>
        <w:drawing>
          <wp:inline distT="0" distB="0" distL="0" distR="0" wp14:anchorId="0F7AE43F" wp14:editId="4AD8A2FA">
            <wp:extent cx="3611880" cy="32540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14373" cy="3256282"/>
                    </a:xfrm>
                    <a:prstGeom prst="rect">
                      <a:avLst/>
                    </a:prstGeom>
                  </pic:spPr>
                </pic:pic>
              </a:graphicData>
            </a:graphic>
          </wp:inline>
        </w:drawing>
      </w:r>
    </w:p>
    <w:p w14:paraId="3B2AF0EC" w14:textId="77777777" w:rsidR="00C9731A" w:rsidRDefault="00C9731A" w:rsidP="00C9731A">
      <w:pPr>
        <w:pStyle w:val="ListParagraph"/>
        <w:pBdr>
          <w:top w:val="nil"/>
          <w:left w:val="nil"/>
          <w:bottom w:val="nil"/>
          <w:right w:val="nil"/>
          <w:between w:val="nil"/>
        </w:pBdr>
        <w:spacing w:line="240" w:lineRule="auto"/>
        <w:ind w:left="719" w:firstLine="0"/>
        <w:jc w:val="both"/>
        <w:rPr>
          <w:color w:val="000000"/>
        </w:rPr>
      </w:pPr>
    </w:p>
    <w:p w14:paraId="48BEC2FE" w14:textId="24650285" w:rsidR="00C9731A" w:rsidRDefault="00C9731A" w:rsidP="00C9731A">
      <w:pPr>
        <w:pStyle w:val="ListParagraph"/>
        <w:numPr>
          <w:ilvl w:val="0"/>
          <w:numId w:val="22"/>
        </w:numPr>
        <w:pBdr>
          <w:top w:val="nil"/>
          <w:left w:val="nil"/>
          <w:bottom w:val="nil"/>
          <w:right w:val="nil"/>
          <w:between w:val="nil"/>
        </w:pBdr>
        <w:spacing w:line="240" w:lineRule="auto"/>
        <w:jc w:val="both"/>
        <w:rPr>
          <w:b/>
          <w:color w:val="000000"/>
          <w:u w:val="single"/>
        </w:rPr>
      </w:pPr>
      <w:r w:rsidRPr="00C9731A">
        <w:rPr>
          <w:b/>
          <w:color w:val="000000"/>
          <w:u w:val="single"/>
        </w:rPr>
        <w:t>Download and upload files via MobaXterm:</w:t>
      </w:r>
    </w:p>
    <w:p w14:paraId="521E7D5C" w14:textId="50F72150" w:rsidR="00C9731A" w:rsidRDefault="00C9731A" w:rsidP="00C9731A">
      <w:pPr>
        <w:pBdr>
          <w:top w:val="nil"/>
          <w:left w:val="nil"/>
          <w:bottom w:val="nil"/>
          <w:right w:val="nil"/>
          <w:between w:val="nil"/>
        </w:pBdr>
        <w:spacing w:line="240" w:lineRule="auto"/>
        <w:ind w:left="359" w:firstLine="0"/>
        <w:jc w:val="both"/>
        <w:rPr>
          <w:color w:val="000000"/>
        </w:rPr>
      </w:pPr>
      <w:r>
        <w:rPr>
          <w:color w:val="000000"/>
        </w:rPr>
        <w:t>MobaXterm also allows you to transfer files between the local and Linux server. However, it does the process pretty slower than the other options. With larger files, it takes up too much time. In case, you choose to download or import files, you could find this option as shown below</w:t>
      </w:r>
      <w:r w:rsidR="003E30CC">
        <w:rPr>
          <w:color w:val="000000"/>
        </w:rPr>
        <w:t xml:space="preserve"> which appears on the left on your MobaXterm Interface</w:t>
      </w:r>
      <w:r w:rsidR="00B37847">
        <w:rPr>
          <w:color w:val="000000"/>
        </w:rPr>
        <w:t xml:space="preserve"> when you log in</w:t>
      </w:r>
      <w:r>
        <w:rPr>
          <w:color w:val="000000"/>
        </w:rPr>
        <w:t>:</w:t>
      </w:r>
    </w:p>
    <w:p w14:paraId="7016FE94" w14:textId="025F3641" w:rsidR="003E30CC" w:rsidRDefault="00000000" w:rsidP="003E30CC">
      <w:pPr>
        <w:pBdr>
          <w:top w:val="nil"/>
          <w:left w:val="nil"/>
          <w:bottom w:val="nil"/>
          <w:right w:val="nil"/>
          <w:between w:val="nil"/>
        </w:pBdr>
        <w:spacing w:line="240" w:lineRule="auto"/>
        <w:ind w:left="359" w:firstLine="0"/>
        <w:jc w:val="center"/>
        <w:rPr>
          <w:color w:val="000000"/>
        </w:rPr>
      </w:pPr>
      <w:r>
        <w:rPr>
          <w:noProof/>
          <w:color w:val="000000"/>
        </w:rPr>
        <w:pict w14:anchorId="19B11B61">
          <v:rect id="_x0000_s1028" style="position:absolute;left:0;text-align:left;margin-left:175.8pt;margin-top:10.8pt;width:31.8pt;height:24.6pt;z-index:251664384" filled="f" strokecolor="red" strokeweight="1.5pt"/>
        </w:pict>
      </w:r>
      <w:r w:rsidR="003E30CC" w:rsidRPr="003E30CC">
        <w:rPr>
          <w:noProof/>
          <w:color w:val="000000"/>
        </w:rPr>
        <w:drawing>
          <wp:inline distT="0" distB="0" distL="0" distR="0" wp14:anchorId="3995D20B" wp14:editId="43A7B827">
            <wp:extent cx="2309060" cy="89161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09060" cy="891617"/>
                    </a:xfrm>
                    <a:prstGeom prst="rect">
                      <a:avLst/>
                    </a:prstGeom>
                  </pic:spPr>
                </pic:pic>
              </a:graphicData>
            </a:graphic>
          </wp:inline>
        </w:drawing>
      </w:r>
    </w:p>
    <w:p w14:paraId="42BC7414" w14:textId="55FA881F" w:rsidR="00D056C9" w:rsidRDefault="00D056C9" w:rsidP="00C9731A">
      <w:pPr>
        <w:pBdr>
          <w:top w:val="nil"/>
          <w:left w:val="nil"/>
          <w:bottom w:val="nil"/>
          <w:right w:val="nil"/>
          <w:between w:val="nil"/>
        </w:pBdr>
        <w:spacing w:line="240" w:lineRule="auto"/>
        <w:ind w:left="359" w:firstLine="0"/>
        <w:jc w:val="both"/>
        <w:rPr>
          <w:color w:val="000000"/>
        </w:rPr>
      </w:pPr>
    </w:p>
    <w:p w14:paraId="53B4AB99" w14:textId="36502D85" w:rsidR="00C9731A" w:rsidRDefault="00C9731A" w:rsidP="00D24BBF">
      <w:pPr>
        <w:pBdr>
          <w:top w:val="nil"/>
          <w:left w:val="nil"/>
          <w:bottom w:val="nil"/>
          <w:right w:val="nil"/>
          <w:between w:val="nil"/>
        </w:pBdr>
        <w:spacing w:line="240" w:lineRule="auto"/>
        <w:ind w:firstLine="0"/>
        <w:jc w:val="both"/>
        <w:rPr>
          <w:color w:val="000000"/>
        </w:rPr>
      </w:pPr>
    </w:p>
    <w:p w14:paraId="3CEF0E0D" w14:textId="77777777" w:rsidR="00C9731A" w:rsidRPr="00C9731A" w:rsidRDefault="00C9731A" w:rsidP="00C9731A">
      <w:pPr>
        <w:pBdr>
          <w:top w:val="nil"/>
          <w:left w:val="nil"/>
          <w:bottom w:val="nil"/>
          <w:right w:val="nil"/>
          <w:between w:val="nil"/>
        </w:pBdr>
        <w:spacing w:line="240" w:lineRule="auto"/>
        <w:ind w:left="359" w:firstLine="0"/>
        <w:jc w:val="both"/>
        <w:rPr>
          <w:color w:val="000000"/>
        </w:rPr>
      </w:pPr>
    </w:p>
    <w:p w14:paraId="579D8C5F" w14:textId="77777777" w:rsidR="00C9731A" w:rsidRPr="00922BE6" w:rsidRDefault="00C9731A" w:rsidP="00C9731A">
      <w:pPr>
        <w:pStyle w:val="ListParagraph"/>
        <w:numPr>
          <w:ilvl w:val="0"/>
          <w:numId w:val="22"/>
        </w:numPr>
        <w:pBdr>
          <w:top w:val="nil"/>
          <w:left w:val="nil"/>
          <w:bottom w:val="nil"/>
          <w:right w:val="nil"/>
          <w:between w:val="nil"/>
        </w:pBdr>
        <w:spacing w:line="240" w:lineRule="auto"/>
        <w:jc w:val="both"/>
        <w:rPr>
          <w:b/>
          <w:color w:val="000000"/>
          <w:u w:val="single"/>
        </w:rPr>
      </w:pPr>
      <w:r w:rsidRPr="00922BE6">
        <w:rPr>
          <w:b/>
          <w:color w:val="000000"/>
          <w:u w:val="single"/>
        </w:rPr>
        <w:t>Use remote server extensions on VS Code:</w:t>
      </w:r>
    </w:p>
    <w:p w14:paraId="785BCB0D" w14:textId="7D41C078" w:rsidR="00922BE6" w:rsidRDefault="00C9731A" w:rsidP="00C9731A">
      <w:pPr>
        <w:pBdr>
          <w:top w:val="nil"/>
          <w:left w:val="nil"/>
          <w:bottom w:val="nil"/>
          <w:right w:val="nil"/>
          <w:between w:val="nil"/>
        </w:pBdr>
        <w:spacing w:line="240" w:lineRule="auto"/>
        <w:ind w:left="359" w:firstLine="0"/>
        <w:jc w:val="both"/>
        <w:rPr>
          <w:color w:val="000000"/>
        </w:rPr>
      </w:pPr>
      <w:r>
        <w:rPr>
          <w:color w:val="000000"/>
        </w:rPr>
        <w:t xml:space="preserve">This is by far the most convenient and fastest option to edit your files on the remote server or </w:t>
      </w:r>
      <w:r w:rsidR="00922BE6">
        <w:rPr>
          <w:color w:val="000000"/>
        </w:rPr>
        <w:t>even transfer the files from Linux to local and vice versa. If your favorite editor is VS Code, I would recommend you to install the following extension and follow the step-by-step guidelines to set up a connection between two environments. This certainly would help you to neatly oscillate between the environments! Following are couple of helpful extensions to make your</w:t>
      </w:r>
      <w:r w:rsidR="00EE1EA0">
        <w:rPr>
          <w:color w:val="000000"/>
        </w:rPr>
        <w:t xml:space="preserve"> coding in</w:t>
      </w:r>
      <w:r w:rsidR="00922BE6">
        <w:rPr>
          <w:color w:val="000000"/>
        </w:rPr>
        <w:t xml:space="preserve"> Verilog experience better.</w:t>
      </w:r>
    </w:p>
    <w:p w14:paraId="33E2ACD8" w14:textId="4F4F6CFB" w:rsidR="00922BE6" w:rsidRDefault="00922BE6" w:rsidP="00EE1EA0">
      <w:pPr>
        <w:pBdr>
          <w:top w:val="nil"/>
          <w:left w:val="nil"/>
          <w:bottom w:val="nil"/>
          <w:right w:val="nil"/>
          <w:between w:val="nil"/>
        </w:pBdr>
        <w:spacing w:line="240" w:lineRule="auto"/>
        <w:ind w:left="360" w:firstLine="0"/>
        <w:rPr>
          <w:color w:val="000000"/>
        </w:rPr>
      </w:pPr>
      <w:r>
        <w:rPr>
          <w:color w:val="000000"/>
        </w:rPr>
        <w:t xml:space="preserve">Extension for sftp: </w:t>
      </w:r>
      <w:hyperlink r:id="rId31" w:history="1">
        <w:r w:rsidRPr="00A25E82">
          <w:rPr>
            <w:rStyle w:val="Hyperlink"/>
          </w:rPr>
          <w:t>https://marketplace.visualstudio.com/items?itemName=Natizyskunk.sftp</w:t>
        </w:r>
      </w:hyperlink>
    </w:p>
    <w:p w14:paraId="4DCE51CF" w14:textId="72E1C608" w:rsidR="00922BE6" w:rsidRDefault="00EE1EA0" w:rsidP="00C9731A">
      <w:pPr>
        <w:pBdr>
          <w:top w:val="nil"/>
          <w:left w:val="nil"/>
          <w:bottom w:val="nil"/>
          <w:right w:val="nil"/>
          <w:between w:val="nil"/>
        </w:pBdr>
        <w:spacing w:line="240" w:lineRule="auto"/>
        <w:ind w:left="359" w:firstLine="0"/>
        <w:jc w:val="both"/>
        <w:rPr>
          <w:color w:val="000000"/>
        </w:rPr>
      </w:pPr>
      <w:r>
        <w:rPr>
          <w:color w:val="000000"/>
        </w:rPr>
        <w:t>Extension for Verilog:</w:t>
      </w:r>
    </w:p>
    <w:p w14:paraId="0FFFE2E8" w14:textId="684100DD" w:rsidR="00EE1EA0" w:rsidRDefault="00000000" w:rsidP="00EE1EA0">
      <w:pPr>
        <w:pBdr>
          <w:top w:val="nil"/>
          <w:left w:val="nil"/>
          <w:bottom w:val="nil"/>
          <w:right w:val="nil"/>
          <w:between w:val="nil"/>
        </w:pBdr>
        <w:spacing w:line="240" w:lineRule="auto"/>
        <w:ind w:left="359" w:firstLine="0"/>
        <w:jc w:val="both"/>
        <w:rPr>
          <w:color w:val="000000"/>
        </w:rPr>
      </w:pPr>
      <w:hyperlink r:id="rId32" w:history="1">
        <w:r w:rsidR="00EE1EA0" w:rsidRPr="00D221D4">
          <w:rPr>
            <w:rStyle w:val="Hyperlink"/>
          </w:rPr>
          <w:t>https://marketplace.visualstudio.com/items?itemName=mshr-h.VerilogHDL</w:t>
        </w:r>
      </w:hyperlink>
    </w:p>
    <w:p w14:paraId="168A3D1D" w14:textId="03E96DA9" w:rsidR="007854CF" w:rsidRDefault="00EE1EA0" w:rsidP="007854CF">
      <w:pPr>
        <w:pBdr>
          <w:top w:val="nil"/>
          <w:left w:val="nil"/>
          <w:bottom w:val="nil"/>
          <w:right w:val="nil"/>
          <w:between w:val="nil"/>
        </w:pBdr>
        <w:spacing w:line="240" w:lineRule="auto"/>
        <w:ind w:left="359" w:firstLine="0"/>
        <w:jc w:val="both"/>
        <w:rPr>
          <w:color w:val="000000"/>
        </w:rPr>
      </w:pPr>
      <w:r>
        <w:rPr>
          <w:color w:val="000000"/>
        </w:rPr>
        <w:t>(Also provides limited support for linting)</w:t>
      </w:r>
    </w:p>
    <w:p w14:paraId="52E95CE3" w14:textId="77777777" w:rsidR="007854CF" w:rsidRDefault="007854CF" w:rsidP="007854CF">
      <w:pPr>
        <w:pBdr>
          <w:top w:val="nil"/>
          <w:left w:val="nil"/>
          <w:bottom w:val="nil"/>
          <w:right w:val="nil"/>
          <w:between w:val="nil"/>
        </w:pBdr>
        <w:spacing w:line="240" w:lineRule="auto"/>
        <w:ind w:left="359" w:firstLine="0"/>
        <w:jc w:val="both"/>
        <w:rPr>
          <w:color w:val="000000"/>
        </w:rPr>
      </w:pPr>
    </w:p>
    <w:p w14:paraId="1F691E2B" w14:textId="2BB4EAFA" w:rsidR="007854CF" w:rsidRDefault="007854CF" w:rsidP="007854CF">
      <w:pPr>
        <w:pStyle w:val="ListParagraph"/>
        <w:numPr>
          <w:ilvl w:val="0"/>
          <w:numId w:val="22"/>
        </w:numPr>
        <w:pBdr>
          <w:top w:val="nil"/>
          <w:left w:val="nil"/>
          <w:bottom w:val="nil"/>
          <w:right w:val="nil"/>
          <w:between w:val="nil"/>
        </w:pBdr>
        <w:spacing w:line="240" w:lineRule="auto"/>
        <w:jc w:val="both"/>
        <w:rPr>
          <w:b/>
          <w:color w:val="000000"/>
          <w:u w:val="single"/>
        </w:rPr>
      </w:pPr>
      <w:r>
        <w:rPr>
          <w:b/>
          <w:color w:val="000000"/>
          <w:u w:val="single"/>
        </w:rPr>
        <w:t xml:space="preserve">Mount the NCSU drive directly as a </w:t>
      </w:r>
      <w:r w:rsidR="00D24BBF">
        <w:rPr>
          <w:b/>
          <w:color w:val="000000"/>
          <w:u w:val="single"/>
        </w:rPr>
        <w:t>network drive</w:t>
      </w:r>
    </w:p>
    <w:p w14:paraId="7846224A" w14:textId="46A23EB1" w:rsidR="007854CF" w:rsidRDefault="007854CF" w:rsidP="007854CF">
      <w:pPr>
        <w:pBdr>
          <w:top w:val="nil"/>
          <w:left w:val="nil"/>
          <w:bottom w:val="nil"/>
          <w:right w:val="nil"/>
          <w:between w:val="nil"/>
        </w:pBdr>
        <w:spacing w:line="240" w:lineRule="auto"/>
        <w:ind w:left="359" w:firstLine="0"/>
        <w:jc w:val="both"/>
        <w:rPr>
          <w:bCs/>
          <w:color w:val="000000"/>
        </w:rPr>
      </w:pPr>
      <w:r>
        <w:rPr>
          <w:bCs/>
          <w:color w:val="000000"/>
        </w:rPr>
        <w:t>You can mount the NCSU drive as a network drive on your PC and have full control over uploading/downloading files between your computer and the NCSU drive and full editing powers as well. The drive will appear as just another storage volume in your file explorer.</w:t>
      </w:r>
    </w:p>
    <w:p w14:paraId="19D57135" w14:textId="77777777" w:rsidR="007854CF" w:rsidRDefault="007854CF" w:rsidP="007854CF">
      <w:pPr>
        <w:pBdr>
          <w:top w:val="nil"/>
          <w:left w:val="nil"/>
          <w:bottom w:val="nil"/>
          <w:right w:val="nil"/>
          <w:between w:val="nil"/>
        </w:pBdr>
        <w:spacing w:line="240" w:lineRule="auto"/>
        <w:ind w:left="359" w:firstLine="0"/>
        <w:jc w:val="both"/>
        <w:rPr>
          <w:bCs/>
          <w:color w:val="000000"/>
        </w:rPr>
      </w:pPr>
    </w:p>
    <w:p w14:paraId="773DF83C" w14:textId="468BFD46" w:rsidR="007854CF" w:rsidRPr="00D24BBF" w:rsidRDefault="007854CF" w:rsidP="00D24BBF">
      <w:pPr>
        <w:pBdr>
          <w:top w:val="nil"/>
          <w:left w:val="nil"/>
          <w:bottom w:val="nil"/>
          <w:right w:val="nil"/>
          <w:between w:val="nil"/>
        </w:pBdr>
        <w:spacing w:line="240" w:lineRule="auto"/>
        <w:ind w:left="359" w:firstLine="0"/>
        <w:rPr>
          <w:bCs/>
          <w:color w:val="000000"/>
        </w:rPr>
      </w:pPr>
      <w:r>
        <w:rPr>
          <w:bCs/>
          <w:color w:val="000000"/>
        </w:rPr>
        <w:t xml:space="preserve">Follow the instructions here: </w:t>
      </w:r>
      <w:r>
        <w:rPr>
          <w:bCs/>
          <w:color w:val="000000"/>
        </w:rPr>
        <w:br/>
      </w:r>
      <w:hyperlink r:id="rId33" w:history="1">
        <w:r w:rsidRPr="00B22AF4">
          <w:rPr>
            <w:rStyle w:val="Hyperlink"/>
            <w:bCs/>
          </w:rPr>
          <w:t>https://oit.ncsu.edu/about/units/ss/file-space/ncsu-drive/ncsu-drive-pc/#instructions</w:t>
        </w:r>
      </w:hyperlink>
    </w:p>
    <w:p w14:paraId="55DFB96E" w14:textId="77777777" w:rsidR="00EE1EA0" w:rsidRDefault="00C9731A" w:rsidP="00EE1EA0">
      <w:pPr>
        <w:pBdr>
          <w:top w:val="nil"/>
          <w:left w:val="nil"/>
          <w:bottom w:val="nil"/>
          <w:right w:val="nil"/>
          <w:between w:val="nil"/>
        </w:pBdr>
        <w:spacing w:line="240" w:lineRule="auto"/>
        <w:ind w:left="359" w:firstLine="0"/>
        <w:jc w:val="both"/>
        <w:rPr>
          <w:b/>
          <w:color w:val="000000"/>
          <w:u w:val="single"/>
        </w:rPr>
      </w:pPr>
      <w:r w:rsidRPr="00C9731A">
        <w:rPr>
          <w:color w:val="000000"/>
        </w:rPr>
        <w:br/>
      </w:r>
      <w:r w:rsidR="00EE1EA0" w:rsidRPr="00EE1EA0">
        <w:rPr>
          <w:b/>
          <w:color w:val="000000"/>
          <w:u w:val="single"/>
        </w:rPr>
        <w:t>MAC:</w:t>
      </w:r>
    </w:p>
    <w:p w14:paraId="6C5A99E5" w14:textId="77777777" w:rsidR="00EE1EA0" w:rsidRDefault="00EE1EA0" w:rsidP="00EE1EA0">
      <w:pPr>
        <w:pBdr>
          <w:top w:val="nil"/>
          <w:left w:val="nil"/>
          <w:bottom w:val="nil"/>
          <w:right w:val="nil"/>
          <w:between w:val="nil"/>
        </w:pBdr>
        <w:spacing w:line="240" w:lineRule="auto"/>
        <w:ind w:left="359" w:firstLine="0"/>
        <w:jc w:val="both"/>
        <w:rPr>
          <w:b/>
          <w:color w:val="000000"/>
          <w:u w:val="single"/>
        </w:rPr>
      </w:pPr>
    </w:p>
    <w:p w14:paraId="48244D49" w14:textId="77777777" w:rsidR="00EE1EA0" w:rsidRDefault="00EE1EA0" w:rsidP="00EE1EA0">
      <w:pPr>
        <w:pStyle w:val="ListParagraph"/>
        <w:numPr>
          <w:ilvl w:val="0"/>
          <w:numId w:val="23"/>
        </w:numPr>
        <w:pBdr>
          <w:top w:val="nil"/>
          <w:left w:val="nil"/>
          <w:bottom w:val="nil"/>
          <w:right w:val="nil"/>
          <w:between w:val="nil"/>
        </w:pBdr>
        <w:spacing w:line="240" w:lineRule="auto"/>
        <w:jc w:val="both"/>
        <w:rPr>
          <w:b/>
          <w:color w:val="000000"/>
          <w:u w:val="single"/>
        </w:rPr>
      </w:pPr>
      <w:r>
        <w:rPr>
          <w:b/>
          <w:color w:val="000000"/>
          <w:u w:val="single"/>
        </w:rPr>
        <w:t>Use CyberDuck:</w:t>
      </w:r>
    </w:p>
    <w:p w14:paraId="4630B6F1" w14:textId="6A923685" w:rsidR="00194F80" w:rsidRDefault="00EE1EA0" w:rsidP="00EE1EA0">
      <w:pPr>
        <w:pStyle w:val="ListParagraph"/>
        <w:pBdr>
          <w:top w:val="nil"/>
          <w:left w:val="nil"/>
          <w:bottom w:val="nil"/>
          <w:right w:val="nil"/>
          <w:between w:val="nil"/>
        </w:pBdr>
        <w:spacing w:line="240" w:lineRule="auto"/>
        <w:ind w:left="719" w:firstLine="0"/>
        <w:jc w:val="both"/>
        <w:rPr>
          <w:color w:val="000000"/>
        </w:rPr>
      </w:pPr>
      <w:r>
        <w:rPr>
          <w:color w:val="000000"/>
        </w:rPr>
        <w:t xml:space="preserve">Since WinScp service is not provided for Mac, CyberDuck is an alternative for transferring files </w:t>
      </w:r>
      <w:r w:rsidR="00194F80">
        <w:rPr>
          <w:color w:val="000000"/>
        </w:rPr>
        <w:t xml:space="preserve">between MacOS and Linux. </w:t>
      </w:r>
    </w:p>
    <w:p w14:paraId="06427871" w14:textId="757F71EF" w:rsidR="008B6F8B" w:rsidRDefault="008B6F8B" w:rsidP="00EE1EA0">
      <w:pPr>
        <w:pStyle w:val="ListParagraph"/>
        <w:pBdr>
          <w:top w:val="nil"/>
          <w:left w:val="nil"/>
          <w:bottom w:val="nil"/>
          <w:right w:val="nil"/>
          <w:between w:val="nil"/>
        </w:pBdr>
        <w:spacing w:line="240" w:lineRule="auto"/>
        <w:ind w:left="719" w:firstLine="0"/>
        <w:jc w:val="both"/>
        <w:rPr>
          <w:color w:val="000000"/>
        </w:rPr>
      </w:pPr>
    </w:p>
    <w:p w14:paraId="3542C826" w14:textId="21564BF0" w:rsidR="008B6F8B" w:rsidRDefault="008B6F8B" w:rsidP="008B6F8B">
      <w:pPr>
        <w:pStyle w:val="ListParagraph"/>
        <w:pBdr>
          <w:top w:val="nil"/>
          <w:left w:val="nil"/>
          <w:bottom w:val="nil"/>
          <w:right w:val="nil"/>
          <w:between w:val="nil"/>
        </w:pBdr>
        <w:spacing w:line="240" w:lineRule="auto"/>
        <w:ind w:left="719" w:firstLine="0"/>
        <w:jc w:val="center"/>
        <w:rPr>
          <w:color w:val="000000"/>
        </w:rPr>
      </w:pPr>
      <w:r>
        <w:rPr>
          <w:noProof/>
          <w:color w:val="000000"/>
        </w:rPr>
        <w:drawing>
          <wp:inline distT="0" distB="0" distL="0" distR="0" wp14:anchorId="14401750" wp14:editId="5AE85203">
            <wp:extent cx="4202012" cy="262625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2-04-30 at 1.31.08 PM.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13288" cy="2633304"/>
                    </a:xfrm>
                    <a:prstGeom prst="rect">
                      <a:avLst/>
                    </a:prstGeom>
                  </pic:spPr>
                </pic:pic>
              </a:graphicData>
            </a:graphic>
          </wp:inline>
        </w:drawing>
      </w:r>
    </w:p>
    <w:p w14:paraId="06ABF235" w14:textId="77777777" w:rsidR="008B6F8B" w:rsidRDefault="008B6F8B" w:rsidP="008B6F8B">
      <w:pPr>
        <w:pStyle w:val="ListParagraph"/>
        <w:pBdr>
          <w:top w:val="nil"/>
          <w:left w:val="nil"/>
          <w:bottom w:val="nil"/>
          <w:right w:val="nil"/>
          <w:between w:val="nil"/>
        </w:pBdr>
        <w:spacing w:line="240" w:lineRule="auto"/>
        <w:ind w:left="719" w:firstLine="0"/>
        <w:jc w:val="center"/>
        <w:rPr>
          <w:color w:val="000000"/>
        </w:rPr>
      </w:pPr>
    </w:p>
    <w:p w14:paraId="088F11D8" w14:textId="43886B6A" w:rsidR="00194F80" w:rsidRDefault="00194F80" w:rsidP="00EE1EA0">
      <w:pPr>
        <w:pStyle w:val="ListParagraph"/>
        <w:pBdr>
          <w:top w:val="nil"/>
          <w:left w:val="nil"/>
          <w:bottom w:val="nil"/>
          <w:right w:val="nil"/>
          <w:between w:val="nil"/>
        </w:pBdr>
        <w:spacing w:line="240" w:lineRule="auto"/>
        <w:ind w:left="719" w:firstLine="0"/>
        <w:jc w:val="both"/>
        <w:rPr>
          <w:color w:val="000000"/>
        </w:rPr>
      </w:pPr>
    </w:p>
    <w:p w14:paraId="25DA1A3B" w14:textId="02522F9C" w:rsidR="00194F80" w:rsidRDefault="00194F80" w:rsidP="00194F80">
      <w:pPr>
        <w:pStyle w:val="ListParagraph"/>
        <w:numPr>
          <w:ilvl w:val="0"/>
          <w:numId w:val="23"/>
        </w:numPr>
        <w:pBdr>
          <w:top w:val="nil"/>
          <w:left w:val="nil"/>
          <w:bottom w:val="nil"/>
          <w:right w:val="nil"/>
          <w:between w:val="nil"/>
        </w:pBdr>
        <w:spacing w:line="240" w:lineRule="auto"/>
        <w:jc w:val="both"/>
        <w:rPr>
          <w:b/>
          <w:color w:val="000000"/>
          <w:u w:val="single"/>
        </w:rPr>
      </w:pPr>
      <w:r w:rsidRPr="00922BE6">
        <w:rPr>
          <w:b/>
          <w:color w:val="000000"/>
          <w:u w:val="single"/>
        </w:rPr>
        <w:t>Use remote server extensions on VS Code:</w:t>
      </w:r>
    </w:p>
    <w:p w14:paraId="25F933D0" w14:textId="13D597F7" w:rsidR="00194F80" w:rsidRPr="00194F80" w:rsidRDefault="00194F80" w:rsidP="00194F80">
      <w:pPr>
        <w:pStyle w:val="ListParagraph"/>
        <w:pBdr>
          <w:top w:val="nil"/>
          <w:left w:val="nil"/>
          <w:bottom w:val="nil"/>
          <w:right w:val="nil"/>
          <w:between w:val="nil"/>
        </w:pBdr>
        <w:spacing w:line="240" w:lineRule="auto"/>
        <w:ind w:left="719" w:firstLine="0"/>
        <w:jc w:val="both"/>
        <w:rPr>
          <w:color w:val="000000"/>
        </w:rPr>
      </w:pPr>
      <w:r>
        <w:rPr>
          <w:color w:val="000000"/>
        </w:rPr>
        <w:t>VS Code also provides similar services on MacOS with the SFTP and various other extensions. You could refer to the information above provided in the Windows section.</w:t>
      </w:r>
    </w:p>
    <w:p w14:paraId="638D8DEF" w14:textId="77777777" w:rsidR="00194F80" w:rsidRDefault="00194F80" w:rsidP="00194F80">
      <w:pPr>
        <w:pStyle w:val="ListParagraph"/>
        <w:pBdr>
          <w:top w:val="nil"/>
          <w:left w:val="nil"/>
          <w:bottom w:val="nil"/>
          <w:right w:val="nil"/>
          <w:between w:val="nil"/>
        </w:pBdr>
        <w:spacing w:line="240" w:lineRule="auto"/>
        <w:ind w:left="719" w:firstLine="0"/>
        <w:jc w:val="both"/>
        <w:rPr>
          <w:color w:val="000000"/>
        </w:rPr>
      </w:pPr>
    </w:p>
    <w:p w14:paraId="06E4C3AA" w14:textId="3D453D30" w:rsidR="00D24BBF" w:rsidRDefault="00D24BBF" w:rsidP="00D24BBF">
      <w:pPr>
        <w:pStyle w:val="ListParagraph"/>
        <w:numPr>
          <w:ilvl w:val="0"/>
          <w:numId w:val="23"/>
        </w:numPr>
        <w:pBdr>
          <w:top w:val="nil"/>
          <w:left w:val="nil"/>
          <w:bottom w:val="nil"/>
          <w:right w:val="nil"/>
          <w:between w:val="nil"/>
        </w:pBdr>
        <w:spacing w:line="240" w:lineRule="auto"/>
        <w:jc w:val="both"/>
        <w:rPr>
          <w:b/>
          <w:color w:val="000000"/>
          <w:u w:val="single"/>
        </w:rPr>
      </w:pPr>
      <w:r>
        <w:rPr>
          <w:b/>
          <w:color w:val="000000"/>
          <w:u w:val="single"/>
        </w:rPr>
        <w:t xml:space="preserve">Mount the NCSU drive directly as a </w:t>
      </w:r>
      <w:r>
        <w:rPr>
          <w:b/>
          <w:color w:val="000000"/>
          <w:u w:val="single"/>
        </w:rPr>
        <w:t>network</w:t>
      </w:r>
      <w:r>
        <w:rPr>
          <w:b/>
          <w:color w:val="000000"/>
          <w:u w:val="single"/>
        </w:rPr>
        <w:t xml:space="preserve"> drive</w:t>
      </w:r>
    </w:p>
    <w:p w14:paraId="1FE392B9" w14:textId="77777777" w:rsidR="00D24BBF" w:rsidRDefault="00D24BBF" w:rsidP="00D24BBF">
      <w:pPr>
        <w:pBdr>
          <w:top w:val="nil"/>
          <w:left w:val="nil"/>
          <w:bottom w:val="nil"/>
          <w:right w:val="nil"/>
          <w:between w:val="nil"/>
        </w:pBdr>
        <w:spacing w:line="240" w:lineRule="auto"/>
        <w:ind w:left="359" w:firstLine="0"/>
        <w:jc w:val="both"/>
        <w:rPr>
          <w:bCs/>
          <w:color w:val="000000"/>
        </w:rPr>
      </w:pPr>
      <w:r>
        <w:rPr>
          <w:bCs/>
          <w:color w:val="000000"/>
        </w:rPr>
        <w:t xml:space="preserve">You can mount the NCSU drive as a network drive on your </w:t>
      </w:r>
      <w:r>
        <w:rPr>
          <w:bCs/>
          <w:color w:val="000000"/>
        </w:rPr>
        <w:t>Mac</w:t>
      </w:r>
      <w:r>
        <w:rPr>
          <w:bCs/>
          <w:color w:val="000000"/>
        </w:rPr>
        <w:t xml:space="preserve"> and have full control over uploading/downloading files between your computer and the NCSU drive and full editing powers as well. The drive will appear as another storage volume in your file explorer.</w:t>
      </w:r>
    </w:p>
    <w:p w14:paraId="74A07A5F" w14:textId="77777777" w:rsidR="00D24BBF" w:rsidRDefault="00D24BBF" w:rsidP="00D24BBF">
      <w:pPr>
        <w:pBdr>
          <w:top w:val="nil"/>
          <w:left w:val="nil"/>
          <w:bottom w:val="nil"/>
          <w:right w:val="nil"/>
          <w:between w:val="nil"/>
        </w:pBdr>
        <w:spacing w:line="240" w:lineRule="auto"/>
        <w:ind w:left="359" w:firstLine="0"/>
        <w:jc w:val="both"/>
        <w:rPr>
          <w:bCs/>
          <w:color w:val="000000"/>
        </w:rPr>
      </w:pPr>
    </w:p>
    <w:p w14:paraId="4A61A40A" w14:textId="77777777" w:rsidR="00D24BBF" w:rsidRDefault="00D24BBF" w:rsidP="00D24BBF">
      <w:pPr>
        <w:pBdr>
          <w:top w:val="nil"/>
          <w:left w:val="nil"/>
          <w:bottom w:val="nil"/>
          <w:right w:val="nil"/>
          <w:between w:val="nil"/>
        </w:pBdr>
        <w:spacing w:line="240" w:lineRule="auto"/>
        <w:ind w:left="359" w:firstLine="0"/>
        <w:jc w:val="both"/>
        <w:rPr>
          <w:bCs/>
          <w:color w:val="000000"/>
        </w:rPr>
      </w:pPr>
      <w:r w:rsidRPr="00D24BBF">
        <w:rPr>
          <w:color w:val="000000"/>
        </w:rPr>
        <w:t xml:space="preserve">Instructions: </w:t>
      </w:r>
    </w:p>
    <w:p w14:paraId="39FE7CE8" w14:textId="5C987920" w:rsidR="00634BE9" w:rsidRPr="00D24BBF" w:rsidRDefault="00D24BBF" w:rsidP="00D24BBF">
      <w:pPr>
        <w:pBdr>
          <w:top w:val="nil"/>
          <w:left w:val="nil"/>
          <w:bottom w:val="nil"/>
          <w:right w:val="nil"/>
          <w:between w:val="nil"/>
        </w:pBdr>
        <w:spacing w:line="240" w:lineRule="auto"/>
        <w:ind w:left="359" w:firstLine="0"/>
        <w:jc w:val="both"/>
        <w:rPr>
          <w:bCs/>
          <w:color w:val="000000"/>
        </w:rPr>
      </w:pPr>
      <w:hyperlink r:id="rId35" w:history="1">
        <w:r w:rsidRPr="00B22AF4">
          <w:rPr>
            <w:rStyle w:val="Hyperlink"/>
          </w:rPr>
          <w:t>https://oit.ncsu.edu/about/units/ss/file-space/ncsu-drive/ncsu-drive-mac/</w:t>
        </w:r>
      </w:hyperlink>
    </w:p>
    <w:p w14:paraId="730AAFE3" w14:textId="31079E39" w:rsidR="00634BE9" w:rsidRPr="009A31FE" w:rsidRDefault="00634BE9" w:rsidP="00634BE9">
      <w:pPr>
        <w:pStyle w:val="Heading2"/>
        <w:numPr>
          <w:ilvl w:val="1"/>
          <w:numId w:val="1"/>
        </w:numPr>
        <w:ind w:left="0" w:hanging="2"/>
      </w:pPr>
      <w:r w:rsidRPr="009A31FE">
        <w:lastRenderedPageBreak/>
        <w:t>3. Modelsim Set-up</w:t>
      </w:r>
    </w:p>
    <w:p w14:paraId="7C0A8EF9" w14:textId="77777777" w:rsidR="00634BE9" w:rsidRPr="009A31FE" w:rsidRDefault="00634BE9" w:rsidP="00634BE9">
      <w:pPr>
        <w:pBdr>
          <w:top w:val="nil"/>
          <w:left w:val="nil"/>
          <w:bottom w:val="nil"/>
          <w:right w:val="nil"/>
          <w:between w:val="nil"/>
        </w:pBdr>
        <w:spacing w:line="240" w:lineRule="auto"/>
        <w:ind w:hanging="2"/>
        <w:jc w:val="both"/>
        <w:rPr>
          <w:color w:val="000000"/>
        </w:rPr>
      </w:pPr>
    </w:p>
    <w:p w14:paraId="3C1BDBDF" w14:textId="77777777" w:rsidR="00634BE9" w:rsidRPr="009A31FE" w:rsidRDefault="00634BE9" w:rsidP="00634BE9">
      <w:pPr>
        <w:pBdr>
          <w:top w:val="nil"/>
          <w:left w:val="nil"/>
          <w:bottom w:val="nil"/>
          <w:right w:val="nil"/>
          <w:between w:val="nil"/>
        </w:pBdr>
        <w:spacing w:line="240" w:lineRule="auto"/>
        <w:ind w:hanging="2"/>
        <w:jc w:val="both"/>
      </w:pPr>
    </w:p>
    <w:p w14:paraId="13CEC5C4" w14:textId="0670328B" w:rsidR="00634BE9" w:rsidRPr="009A31FE" w:rsidRDefault="00634BE9" w:rsidP="00634BE9">
      <w:pPr>
        <w:pBdr>
          <w:top w:val="nil"/>
          <w:left w:val="nil"/>
          <w:bottom w:val="nil"/>
          <w:right w:val="nil"/>
          <w:between w:val="nil"/>
        </w:pBdr>
        <w:spacing w:line="240" w:lineRule="auto"/>
        <w:ind w:hanging="2"/>
        <w:jc w:val="both"/>
        <w:rPr>
          <w:color w:val="000000"/>
        </w:rPr>
      </w:pPr>
      <w:r w:rsidRPr="009A31FE">
        <w:rPr>
          <w:color w:val="000000"/>
        </w:rPr>
        <w:t>The environment in which you will run the Modelsim simulator, which is called Design Sim and the waveform viewer is a complex one. It is strongly recommended that you do each design in a new directory. Let us get started with these two commands in the command prompt:</w:t>
      </w:r>
    </w:p>
    <w:p w14:paraId="7E85BC2D" w14:textId="77777777" w:rsidR="00634BE9" w:rsidRPr="009A31FE" w:rsidRDefault="00634BE9" w:rsidP="00634BE9">
      <w:pPr>
        <w:pBdr>
          <w:top w:val="nil"/>
          <w:left w:val="nil"/>
          <w:bottom w:val="nil"/>
          <w:right w:val="nil"/>
          <w:between w:val="nil"/>
        </w:pBdr>
        <w:spacing w:line="240" w:lineRule="auto"/>
        <w:ind w:hanging="2"/>
        <w:jc w:val="both"/>
        <w:rPr>
          <w:color w:val="000000"/>
        </w:rPr>
      </w:pPr>
    </w:p>
    <w:p w14:paraId="6B911197" w14:textId="77777777" w:rsidR="00634BE9" w:rsidRPr="009A31FE" w:rsidRDefault="00634BE9" w:rsidP="00634BE9">
      <w:pPr>
        <w:ind w:hanging="2"/>
        <w:jc w:val="both"/>
        <w:rPr>
          <w:rFonts w:ascii="Courier New" w:eastAsia="Courier New" w:hAnsi="Courier New" w:cs="Courier New"/>
        </w:rPr>
      </w:pPr>
      <w:r w:rsidRPr="009A31FE">
        <w:rPr>
          <w:rFonts w:ascii="Courier New" w:eastAsia="Courier New" w:hAnsi="Courier New" w:cs="Courier New"/>
          <w:b/>
        </w:rPr>
        <w:t>&gt; mkdir lab1</w:t>
      </w:r>
    </w:p>
    <w:p w14:paraId="375CC8D0" w14:textId="77777777" w:rsidR="00634BE9" w:rsidRPr="009A31FE" w:rsidRDefault="00634BE9" w:rsidP="00634BE9">
      <w:pPr>
        <w:ind w:hanging="2"/>
        <w:jc w:val="both"/>
        <w:rPr>
          <w:rFonts w:ascii="Courier New" w:eastAsia="Courier New" w:hAnsi="Courier New" w:cs="Courier New"/>
        </w:rPr>
      </w:pPr>
      <w:r w:rsidRPr="009A31FE">
        <w:rPr>
          <w:rFonts w:ascii="Courier New" w:eastAsia="Courier New" w:hAnsi="Courier New" w:cs="Courier New"/>
          <w:b/>
        </w:rPr>
        <w:t xml:space="preserve">&gt; cd lab1    </w:t>
      </w:r>
    </w:p>
    <w:p w14:paraId="7D90B03F" w14:textId="77777777" w:rsidR="00634BE9" w:rsidRPr="009A31FE" w:rsidRDefault="00634BE9" w:rsidP="00634BE9">
      <w:pPr>
        <w:ind w:hanging="2"/>
        <w:jc w:val="both"/>
        <w:rPr>
          <w:rFonts w:ascii="Courier New" w:eastAsia="Courier New" w:hAnsi="Courier New" w:cs="Courier New"/>
        </w:rPr>
      </w:pPr>
    </w:p>
    <w:p w14:paraId="32C6552D" w14:textId="77777777" w:rsidR="00634BE9" w:rsidRPr="009A31FE" w:rsidRDefault="00634BE9" w:rsidP="00634BE9">
      <w:pPr>
        <w:pBdr>
          <w:top w:val="nil"/>
          <w:left w:val="nil"/>
          <w:bottom w:val="nil"/>
          <w:right w:val="nil"/>
          <w:between w:val="nil"/>
        </w:pBdr>
        <w:spacing w:line="240" w:lineRule="auto"/>
        <w:ind w:hanging="2"/>
        <w:jc w:val="both"/>
        <w:rPr>
          <w:color w:val="000000"/>
        </w:rPr>
      </w:pPr>
      <w:r w:rsidRPr="009A31FE">
        <w:rPr>
          <w:color w:val="000000"/>
        </w:rPr>
        <w:t xml:space="preserve">   With the new practice of using </w:t>
      </w:r>
      <w:r w:rsidRPr="009A31FE">
        <w:rPr>
          <w:b/>
          <w:color w:val="000000"/>
        </w:rPr>
        <w:t>module</w:t>
      </w:r>
      <w:r w:rsidRPr="009A31FE">
        <w:rPr>
          <w:color w:val="000000"/>
        </w:rPr>
        <w:t xml:space="preserve">, it is much easier to add a particular application to our system: </w:t>
      </w:r>
    </w:p>
    <w:p w14:paraId="7DBE7596" w14:textId="77777777" w:rsidR="00634BE9" w:rsidRPr="009A31FE" w:rsidRDefault="00634BE9" w:rsidP="00634BE9">
      <w:pPr>
        <w:pBdr>
          <w:top w:val="nil"/>
          <w:left w:val="nil"/>
          <w:bottom w:val="nil"/>
          <w:right w:val="nil"/>
          <w:between w:val="nil"/>
        </w:pBdr>
        <w:spacing w:line="240" w:lineRule="auto"/>
        <w:ind w:hanging="2"/>
        <w:jc w:val="both"/>
        <w:rPr>
          <w:color w:val="000000"/>
        </w:rPr>
      </w:pPr>
      <w:r w:rsidRPr="009A31FE">
        <w:rPr>
          <w:color w:val="000000"/>
        </w:rPr>
        <w:t>Following commands would come in handy to play around with the module command:</w:t>
      </w:r>
    </w:p>
    <w:p w14:paraId="0EB1FE52" w14:textId="77777777" w:rsidR="00634BE9" w:rsidRPr="009A31FE" w:rsidRDefault="00634BE9" w:rsidP="00634BE9">
      <w:pPr>
        <w:pBdr>
          <w:top w:val="nil"/>
          <w:left w:val="nil"/>
          <w:bottom w:val="nil"/>
          <w:right w:val="nil"/>
          <w:between w:val="nil"/>
        </w:pBdr>
        <w:spacing w:line="240" w:lineRule="auto"/>
        <w:ind w:hanging="2"/>
        <w:jc w:val="both"/>
        <w:rPr>
          <w:color w:val="000000"/>
        </w:rPr>
      </w:pPr>
    </w:p>
    <w:p w14:paraId="5D7648F5" w14:textId="77777777" w:rsidR="00634BE9" w:rsidRPr="009A31FE" w:rsidRDefault="00634BE9" w:rsidP="00634BE9">
      <w:pPr>
        <w:pBdr>
          <w:top w:val="nil"/>
          <w:left w:val="nil"/>
          <w:bottom w:val="nil"/>
          <w:right w:val="nil"/>
          <w:between w:val="nil"/>
        </w:pBdr>
        <w:spacing w:line="240" w:lineRule="auto"/>
        <w:ind w:hanging="2"/>
        <w:jc w:val="both"/>
        <w:rPr>
          <w:rFonts w:ascii="Courier New" w:eastAsia="Courier New" w:hAnsi="Courier New" w:cs="Courier New"/>
          <w:b/>
          <w:color w:val="000000"/>
        </w:rPr>
      </w:pPr>
      <w:r w:rsidRPr="009A31FE">
        <w:rPr>
          <w:rFonts w:ascii="Courier New" w:eastAsia="Courier New" w:hAnsi="Courier New" w:cs="Courier New"/>
          <w:b/>
          <w:color w:val="000000"/>
        </w:rPr>
        <w:t xml:space="preserve">&gt; module avail // Loads all the modules that are available to you. </w:t>
      </w:r>
    </w:p>
    <w:p w14:paraId="1DD9CF8C" w14:textId="77777777" w:rsidR="00634BE9" w:rsidRPr="009A31FE" w:rsidRDefault="00634BE9" w:rsidP="00634BE9">
      <w:pPr>
        <w:pBdr>
          <w:top w:val="nil"/>
          <w:left w:val="nil"/>
          <w:bottom w:val="nil"/>
          <w:right w:val="nil"/>
          <w:between w:val="nil"/>
        </w:pBdr>
        <w:spacing w:line="240" w:lineRule="auto"/>
        <w:ind w:hanging="2"/>
        <w:jc w:val="both"/>
        <w:rPr>
          <w:rFonts w:ascii="Courier New" w:eastAsia="Courier New" w:hAnsi="Courier New" w:cs="Courier New"/>
          <w:b/>
          <w:color w:val="000000"/>
        </w:rPr>
      </w:pPr>
    </w:p>
    <w:p w14:paraId="47FC00F4" w14:textId="449BE981" w:rsidR="00634BE9" w:rsidRPr="009A31FE" w:rsidRDefault="00634BE9" w:rsidP="00634BE9">
      <w:pPr>
        <w:pBdr>
          <w:top w:val="nil"/>
          <w:left w:val="nil"/>
          <w:bottom w:val="nil"/>
          <w:right w:val="nil"/>
          <w:between w:val="nil"/>
        </w:pBdr>
        <w:spacing w:line="240" w:lineRule="auto"/>
        <w:ind w:hanging="2"/>
        <w:jc w:val="both"/>
        <w:rPr>
          <w:rFonts w:ascii="Courier New" w:eastAsia="Courier New" w:hAnsi="Courier New" w:cs="Courier New"/>
          <w:b/>
          <w:color w:val="000000"/>
        </w:rPr>
      </w:pPr>
      <w:r w:rsidRPr="009A31FE">
        <w:rPr>
          <w:rFonts w:ascii="Courier New" w:eastAsia="Courier New" w:hAnsi="Courier New" w:cs="Courier New"/>
          <w:b/>
          <w:color w:val="000000"/>
        </w:rPr>
        <w:t xml:space="preserve">&gt; module help </w:t>
      </w:r>
      <w:proofErr w:type="spellStart"/>
      <w:r w:rsidR="007854CF">
        <w:rPr>
          <w:rFonts w:ascii="Courier New" w:eastAsia="Courier New" w:hAnsi="Courier New" w:cs="Courier New"/>
          <w:b/>
          <w:color w:val="000000"/>
        </w:rPr>
        <w:t>questa</w:t>
      </w:r>
      <w:proofErr w:type="spellEnd"/>
      <w:r w:rsidR="007854CF">
        <w:rPr>
          <w:rFonts w:ascii="Courier New" w:eastAsia="Courier New" w:hAnsi="Courier New" w:cs="Courier New"/>
          <w:b/>
          <w:color w:val="000000"/>
        </w:rPr>
        <w:t>/2024.2</w:t>
      </w:r>
      <w:r w:rsidRPr="009A31FE">
        <w:rPr>
          <w:rFonts w:ascii="Courier New" w:eastAsia="Courier New" w:hAnsi="Courier New" w:cs="Courier New"/>
          <w:b/>
          <w:color w:val="000000"/>
        </w:rPr>
        <w:t xml:space="preserve"> // To obtain any further information on this.</w:t>
      </w:r>
    </w:p>
    <w:p w14:paraId="29BD7B57" w14:textId="77777777" w:rsidR="00634BE9" w:rsidRPr="009A31FE" w:rsidRDefault="00634BE9" w:rsidP="00634BE9">
      <w:pPr>
        <w:pBdr>
          <w:top w:val="nil"/>
          <w:left w:val="nil"/>
          <w:bottom w:val="nil"/>
          <w:right w:val="nil"/>
          <w:between w:val="nil"/>
        </w:pBdr>
        <w:spacing w:line="240" w:lineRule="auto"/>
        <w:ind w:hanging="2"/>
        <w:jc w:val="both"/>
        <w:rPr>
          <w:rFonts w:ascii="Courier New" w:eastAsia="Courier New" w:hAnsi="Courier New" w:cs="Courier New"/>
          <w:b/>
          <w:color w:val="000000"/>
        </w:rPr>
      </w:pPr>
    </w:p>
    <w:p w14:paraId="65318541" w14:textId="0D2411AE" w:rsidR="00634BE9" w:rsidRPr="009A31FE" w:rsidRDefault="00634BE9" w:rsidP="00634BE9">
      <w:pPr>
        <w:pBdr>
          <w:top w:val="nil"/>
          <w:left w:val="nil"/>
          <w:bottom w:val="nil"/>
          <w:right w:val="nil"/>
          <w:between w:val="nil"/>
        </w:pBdr>
        <w:spacing w:line="240" w:lineRule="auto"/>
        <w:ind w:hanging="2"/>
        <w:jc w:val="both"/>
        <w:rPr>
          <w:rFonts w:ascii="Courier New" w:eastAsia="Courier New" w:hAnsi="Courier New" w:cs="Courier New"/>
          <w:b/>
          <w:color w:val="000000"/>
        </w:rPr>
      </w:pPr>
      <w:r w:rsidRPr="009A31FE">
        <w:rPr>
          <w:rFonts w:ascii="Courier New" w:eastAsia="Courier New" w:hAnsi="Courier New" w:cs="Courier New"/>
          <w:b/>
          <w:color w:val="000000"/>
        </w:rPr>
        <w:t xml:space="preserve">&gt; module load </w:t>
      </w:r>
      <w:proofErr w:type="spellStart"/>
      <w:r w:rsidR="007854CF">
        <w:rPr>
          <w:rFonts w:ascii="Courier New" w:eastAsia="Courier New" w:hAnsi="Courier New" w:cs="Courier New"/>
          <w:b/>
          <w:color w:val="000000"/>
        </w:rPr>
        <w:t>questa</w:t>
      </w:r>
      <w:proofErr w:type="spellEnd"/>
      <w:r w:rsidR="007854CF">
        <w:rPr>
          <w:rFonts w:ascii="Courier New" w:eastAsia="Courier New" w:hAnsi="Courier New" w:cs="Courier New"/>
          <w:b/>
          <w:color w:val="000000"/>
        </w:rPr>
        <w:t>/2024.2</w:t>
      </w:r>
      <w:r w:rsidRPr="009A31FE">
        <w:rPr>
          <w:rFonts w:ascii="Courier New" w:eastAsia="Courier New" w:hAnsi="Courier New" w:cs="Courier New"/>
          <w:b/>
          <w:color w:val="000000"/>
        </w:rPr>
        <w:t xml:space="preserve"> // Adds a module</w:t>
      </w:r>
    </w:p>
    <w:p w14:paraId="37D207D9" w14:textId="77777777" w:rsidR="00634BE9" w:rsidRPr="009A31FE" w:rsidRDefault="00634BE9" w:rsidP="00634BE9">
      <w:pPr>
        <w:pBdr>
          <w:top w:val="nil"/>
          <w:left w:val="nil"/>
          <w:bottom w:val="nil"/>
          <w:right w:val="nil"/>
          <w:between w:val="nil"/>
        </w:pBdr>
        <w:spacing w:line="240" w:lineRule="auto"/>
        <w:ind w:hanging="2"/>
        <w:jc w:val="both"/>
        <w:rPr>
          <w:rFonts w:ascii="Courier New" w:eastAsia="Courier New" w:hAnsi="Courier New" w:cs="Courier New"/>
          <w:b/>
          <w:color w:val="000000"/>
        </w:rPr>
      </w:pPr>
    </w:p>
    <w:p w14:paraId="0F83E5A1" w14:textId="77777777" w:rsidR="00634BE9" w:rsidRPr="009A31FE" w:rsidRDefault="00634BE9" w:rsidP="00634BE9">
      <w:pPr>
        <w:pBdr>
          <w:top w:val="nil"/>
          <w:left w:val="nil"/>
          <w:bottom w:val="nil"/>
          <w:right w:val="nil"/>
          <w:between w:val="nil"/>
        </w:pBdr>
        <w:spacing w:line="240" w:lineRule="auto"/>
        <w:ind w:hanging="2"/>
        <w:jc w:val="both"/>
        <w:rPr>
          <w:rFonts w:ascii="Courier New" w:eastAsia="Courier New" w:hAnsi="Courier New" w:cs="Courier New"/>
          <w:b/>
          <w:color w:val="000000"/>
        </w:rPr>
      </w:pPr>
      <w:r w:rsidRPr="009A31FE">
        <w:rPr>
          <w:rFonts w:ascii="Courier New" w:eastAsia="Courier New" w:hAnsi="Courier New" w:cs="Courier New"/>
          <w:b/>
          <w:color w:val="000000"/>
        </w:rPr>
        <w:t>&gt; module list // Lists all the currently loaded modules</w:t>
      </w:r>
    </w:p>
    <w:p w14:paraId="520D0424" w14:textId="77777777" w:rsidR="00634BE9" w:rsidRPr="009A31FE" w:rsidRDefault="00634BE9" w:rsidP="00634BE9">
      <w:pPr>
        <w:pBdr>
          <w:top w:val="nil"/>
          <w:left w:val="nil"/>
          <w:bottom w:val="nil"/>
          <w:right w:val="nil"/>
          <w:between w:val="nil"/>
        </w:pBdr>
        <w:spacing w:line="240" w:lineRule="auto"/>
        <w:ind w:hanging="2"/>
        <w:jc w:val="both"/>
        <w:rPr>
          <w:rFonts w:ascii="Courier New" w:eastAsia="Courier New" w:hAnsi="Courier New" w:cs="Courier New"/>
          <w:b/>
          <w:color w:val="000000"/>
        </w:rPr>
      </w:pPr>
    </w:p>
    <w:p w14:paraId="5864AAD3" w14:textId="70522C9E" w:rsidR="00634BE9" w:rsidRPr="009A31FE" w:rsidRDefault="00634BE9" w:rsidP="00634BE9">
      <w:pPr>
        <w:pBdr>
          <w:top w:val="nil"/>
          <w:left w:val="nil"/>
          <w:bottom w:val="nil"/>
          <w:right w:val="nil"/>
          <w:between w:val="nil"/>
        </w:pBdr>
        <w:spacing w:line="240" w:lineRule="auto"/>
        <w:ind w:hanging="2"/>
        <w:jc w:val="both"/>
        <w:rPr>
          <w:rFonts w:ascii="Courier New" w:eastAsia="Courier New" w:hAnsi="Courier New" w:cs="Courier New"/>
          <w:b/>
          <w:color w:val="000000"/>
        </w:rPr>
      </w:pPr>
      <w:r w:rsidRPr="009A31FE">
        <w:rPr>
          <w:rFonts w:ascii="Courier New" w:eastAsia="Courier New" w:hAnsi="Courier New" w:cs="Courier New"/>
          <w:b/>
          <w:color w:val="000000"/>
        </w:rPr>
        <w:t xml:space="preserve">&gt; module unload </w:t>
      </w:r>
      <w:proofErr w:type="spellStart"/>
      <w:r w:rsidR="007854CF">
        <w:rPr>
          <w:rFonts w:ascii="Courier New" w:eastAsia="Courier New" w:hAnsi="Courier New" w:cs="Courier New"/>
          <w:b/>
          <w:color w:val="000000"/>
        </w:rPr>
        <w:t>questa</w:t>
      </w:r>
      <w:proofErr w:type="spellEnd"/>
      <w:r w:rsidR="007854CF">
        <w:rPr>
          <w:rFonts w:ascii="Courier New" w:eastAsia="Courier New" w:hAnsi="Courier New" w:cs="Courier New"/>
          <w:b/>
          <w:color w:val="000000"/>
        </w:rPr>
        <w:t>/2024.2</w:t>
      </w:r>
      <w:r w:rsidRPr="009A31FE">
        <w:rPr>
          <w:rFonts w:ascii="Courier New" w:eastAsia="Courier New" w:hAnsi="Courier New" w:cs="Courier New"/>
          <w:b/>
          <w:color w:val="000000"/>
        </w:rPr>
        <w:t xml:space="preserve"> // Removes the </w:t>
      </w:r>
      <w:r w:rsidR="001E1002">
        <w:rPr>
          <w:rFonts w:ascii="Courier New" w:eastAsia="Courier New" w:hAnsi="Courier New" w:cs="Courier New"/>
          <w:b/>
          <w:color w:val="000000"/>
        </w:rPr>
        <w:t>modelsim</w:t>
      </w:r>
      <w:r w:rsidRPr="009A31FE">
        <w:rPr>
          <w:rFonts w:ascii="Courier New" w:eastAsia="Courier New" w:hAnsi="Courier New" w:cs="Courier New"/>
          <w:b/>
          <w:color w:val="000000"/>
        </w:rPr>
        <w:t xml:space="preserve"> application from the environment</w:t>
      </w:r>
    </w:p>
    <w:p w14:paraId="28FA4103" w14:textId="77777777" w:rsidR="00634BE9" w:rsidRPr="009A31FE" w:rsidRDefault="00634BE9" w:rsidP="00634BE9">
      <w:pPr>
        <w:pBdr>
          <w:top w:val="nil"/>
          <w:left w:val="nil"/>
          <w:bottom w:val="nil"/>
          <w:right w:val="nil"/>
          <w:between w:val="nil"/>
        </w:pBdr>
        <w:spacing w:line="240" w:lineRule="auto"/>
        <w:ind w:hanging="2"/>
        <w:jc w:val="both"/>
        <w:rPr>
          <w:rFonts w:ascii="Courier New" w:eastAsia="Courier New" w:hAnsi="Courier New" w:cs="Courier New"/>
          <w:b/>
          <w:color w:val="000000"/>
        </w:rPr>
      </w:pPr>
    </w:p>
    <w:p w14:paraId="239CDA32" w14:textId="33C5DCBE" w:rsidR="00634BE9" w:rsidRDefault="00634BE9" w:rsidP="00634BE9">
      <w:pPr>
        <w:pBdr>
          <w:top w:val="nil"/>
          <w:left w:val="nil"/>
          <w:bottom w:val="nil"/>
          <w:right w:val="nil"/>
          <w:between w:val="nil"/>
        </w:pBdr>
        <w:spacing w:line="240" w:lineRule="auto"/>
        <w:ind w:hanging="2"/>
        <w:jc w:val="both"/>
        <w:rPr>
          <w:rFonts w:ascii="Courier New" w:eastAsia="Courier New" w:hAnsi="Courier New" w:cs="Courier New"/>
          <w:color w:val="000000"/>
        </w:rPr>
      </w:pPr>
      <w:r w:rsidRPr="009A31FE">
        <w:rPr>
          <w:rFonts w:ascii="Courier New" w:eastAsia="Courier New" w:hAnsi="Courier New" w:cs="Courier New"/>
          <w:color w:val="000000"/>
        </w:rPr>
        <w:t>Note: There are shortcuts available via lmod and it could save some time to type in the commands!</w:t>
      </w:r>
    </w:p>
    <w:p w14:paraId="48B24754" w14:textId="7A674757" w:rsidR="00B37847" w:rsidRDefault="00B37847" w:rsidP="00634BE9">
      <w:pPr>
        <w:pBdr>
          <w:top w:val="nil"/>
          <w:left w:val="nil"/>
          <w:bottom w:val="nil"/>
          <w:right w:val="nil"/>
          <w:between w:val="nil"/>
        </w:pBdr>
        <w:spacing w:line="240" w:lineRule="auto"/>
        <w:ind w:hanging="2"/>
        <w:jc w:val="both"/>
        <w:rPr>
          <w:rFonts w:ascii="Courier New" w:eastAsia="Courier New" w:hAnsi="Courier New" w:cs="Courier New"/>
          <w:color w:val="000000"/>
        </w:rPr>
      </w:pPr>
    </w:p>
    <w:p w14:paraId="6728CF09" w14:textId="14240270" w:rsidR="00B37847" w:rsidRPr="00B37847" w:rsidRDefault="00B37847" w:rsidP="00634BE9">
      <w:pPr>
        <w:pBdr>
          <w:top w:val="nil"/>
          <w:left w:val="nil"/>
          <w:bottom w:val="nil"/>
          <w:right w:val="nil"/>
          <w:between w:val="nil"/>
        </w:pBdr>
        <w:spacing w:line="240" w:lineRule="auto"/>
        <w:ind w:hanging="2"/>
        <w:jc w:val="both"/>
        <w:rPr>
          <w:rFonts w:ascii="Courier New" w:eastAsia="Courier New" w:hAnsi="Courier New" w:cs="Courier New"/>
          <w:b/>
          <w:bCs/>
          <w:color w:val="000000"/>
        </w:rPr>
      </w:pPr>
      <w:r w:rsidRPr="00B37847">
        <w:rPr>
          <w:rFonts w:ascii="Courier New" w:eastAsia="Courier New" w:hAnsi="Courier New" w:cs="Courier New"/>
          <w:b/>
          <w:bCs/>
          <w:color w:val="000000"/>
        </w:rPr>
        <w:t>Note: You have to LOAD these applications every time you log into your Grendel server.</w:t>
      </w:r>
    </w:p>
    <w:p w14:paraId="536B7C4A" w14:textId="77777777" w:rsidR="00634BE9" w:rsidRPr="009A31FE" w:rsidRDefault="00634BE9" w:rsidP="00634BE9">
      <w:pPr>
        <w:pBdr>
          <w:top w:val="nil"/>
          <w:left w:val="nil"/>
          <w:bottom w:val="nil"/>
          <w:right w:val="nil"/>
          <w:between w:val="nil"/>
        </w:pBdr>
        <w:spacing w:line="240" w:lineRule="auto"/>
        <w:ind w:hanging="2"/>
        <w:jc w:val="both"/>
        <w:rPr>
          <w:rFonts w:ascii="Courier New" w:eastAsia="Courier New" w:hAnsi="Courier New" w:cs="Courier New"/>
          <w:color w:val="000000"/>
        </w:rPr>
      </w:pPr>
    </w:p>
    <w:tbl>
      <w:tblPr>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4110"/>
        <w:gridCol w:w="2835"/>
      </w:tblGrid>
      <w:tr w:rsidR="00634BE9" w:rsidRPr="009A31FE" w14:paraId="1B4C6BFE" w14:textId="77777777" w:rsidTr="00664415">
        <w:tc>
          <w:tcPr>
            <w:tcW w:w="3256" w:type="dxa"/>
          </w:tcPr>
          <w:p w14:paraId="5D8C11B3" w14:textId="77777777" w:rsidR="00634BE9" w:rsidRPr="009A31FE" w:rsidRDefault="00634BE9" w:rsidP="00A15BED">
            <w:pPr>
              <w:ind w:firstLine="0"/>
              <w:jc w:val="both"/>
              <w:rPr>
                <w:rFonts w:ascii="Courier New" w:eastAsia="Courier New" w:hAnsi="Courier New" w:cs="Courier New"/>
                <w:b/>
                <w:color w:val="000000"/>
              </w:rPr>
            </w:pPr>
            <w:r w:rsidRPr="009A31FE">
              <w:rPr>
                <w:rFonts w:ascii="Courier New" w:eastAsia="Courier New" w:hAnsi="Courier New" w:cs="Courier New"/>
                <w:b/>
                <w:color w:val="000000"/>
              </w:rPr>
              <w:t>Functionality</w:t>
            </w:r>
          </w:p>
        </w:tc>
        <w:tc>
          <w:tcPr>
            <w:tcW w:w="4110" w:type="dxa"/>
          </w:tcPr>
          <w:p w14:paraId="618FF2AA" w14:textId="77777777" w:rsidR="00634BE9" w:rsidRPr="009A31FE" w:rsidRDefault="00634BE9" w:rsidP="00A15BED">
            <w:pPr>
              <w:ind w:firstLine="0"/>
              <w:jc w:val="both"/>
              <w:rPr>
                <w:rFonts w:ascii="Courier New" w:eastAsia="Courier New" w:hAnsi="Courier New" w:cs="Courier New"/>
                <w:b/>
                <w:color w:val="000000"/>
              </w:rPr>
            </w:pPr>
            <w:r w:rsidRPr="009A31FE">
              <w:rPr>
                <w:rFonts w:ascii="Courier New" w:eastAsia="Courier New" w:hAnsi="Courier New" w:cs="Courier New"/>
                <w:b/>
                <w:color w:val="000000"/>
              </w:rPr>
              <w:t>Command</w:t>
            </w:r>
          </w:p>
        </w:tc>
        <w:tc>
          <w:tcPr>
            <w:tcW w:w="2835" w:type="dxa"/>
          </w:tcPr>
          <w:p w14:paraId="6A5D6083" w14:textId="77777777" w:rsidR="00634BE9" w:rsidRPr="009A31FE" w:rsidRDefault="00634BE9" w:rsidP="00A15BED">
            <w:pPr>
              <w:ind w:firstLine="0"/>
              <w:jc w:val="both"/>
              <w:rPr>
                <w:rFonts w:ascii="Courier New" w:eastAsia="Courier New" w:hAnsi="Courier New" w:cs="Courier New"/>
                <w:b/>
                <w:color w:val="000000"/>
              </w:rPr>
            </w:pPr>
            <w:r w:rsidRPr="009A31FE">
              <w:rPr>
                <w:rFonts w:ascii="Courier New" w:eastAsia="Courier New" w:hAnsi="Courier New" w:cs="Courier New"/>
                <w:b/>
                <w:color w:val="000000"/>
              </w:rPr>
              <w:t>Shortcut</w:t>
            </w:r>
          </w:p>
        </w:tc>
      </w:tr>
      <w:tr w:rsidR="00634BE9" w:rsidRPr="009A31FE" w14:paraId="500E220D" w14:textId="77777777" w:rsidTr="00664415">
        <w:tc>
          <w:tcPr>
            <w:tcW w:w="3256" w:type="dxa"/>
          </w:tcPr>
          <w:p w14:paraId="5DD7A00D" w14:textId="77777777" w:rsidR="00634BE9" w:rsidRPr="009A31FE" w:rsidRDefault="00634BE9" w:rsidP="00A15BED">
            <w:pPr>
              <w:ind w:firstLine="0"/>
              <w:jc w:val="both"/>
              <w:rPr>
                <w:rFonts w:ascii="Courier New" w:eastAsia="Courier New" w:hAnsi="Courier New" w:cs="Courier New"/>
                <w:b/>
                <w:color w:val="000000"/>
              </w:rPr>
            </w:pPr>
            <w:r w:rsidRPr="009A31FE">
              <w:rPr>
                <w:rFonts w:ascii="Courier New" w:eastAsia="Courier New" w:hAnsi="Courier New" w:cs="Courier New"/>
                <w:b/>
                <w:color w:val="000000"/>
              </w:rPr>
              <w:t>List available modules</w:t>
            </w:r>
          </w:p>
        </w:tc>
        <w:tc>
          <w:tcPr>
            <w:tcW w:w="4110" w:type="dxa"/>
          </w:tcPr>
          <w:p w14:paraId="3423F614" w14:textId="77777777" w:rsidR="00634BE9" w:rsidRPr="009A31FE" w:rsidRDefault="00634BE9" w:rsidP="00A15BED">
            <w:pPr>
              <w:ind w:firstLine="0"/>
              <w:jc w:val="both"/>
              <w:rPr>
                <w:rFonts w:ascii="Courier New" w:eastAsia="Courier New" w:hAnsi="Courier New" w:cs="Courier New"/>
                <w:color w:val="000000"/>
              </w:rPr>
            </w:pPr>
            <w:r w:rsidRPr="009A31FE">
              <w:rPr>
                <w:rFonts w:ascii="Courier New" w:eastAsia="Courier New" w:hAnsi="Courier New" w:cs="Courier New"/>
                <w:color w:val="000000"/>
              </w:rPr>
              <w:t>module avail</w:t>
            </w:r>
          </w:p>
        </w:tc>
        <w:tc>
          <w:tcPr>
            <w:tcW w:w="2835" w:type="dxa"/>
          </w:tcPr>
          <w:p w14:paraId="62A4318F" w14:textId="77777777" w:rsidR="00634BE9" w:rsidRPr="009A31FE" w:rsidRDefault="00634BE9" w:rsidP="00A15BED">
            <w:pPr>
              <w:ind w:firstLine="0"/>
              <w:jc w:val="both"/>
              <w:rPr>
                <w:rFonts w:ascii="Courier New" w:eastAsia="Courier New" w:hAnsi="Courier New" w:cs="Courier New"/>
                <w:color w:val="000000"/>
              </w:rPr>
            </w:pPr>
            <w:r w:rsidRPr="009A31FE">
              <w:rPr>
                <w:rFonts w:ascii="Courier New" w:eastAsia="Courier New" w:hAnsi="Courier New" w:cs="Courier New"/>
                <w:color w:val="000000"/>
              </w:rPr>
              <w:t>ml av</w:t>
            </w:r>
          </w:p>
        </w:tc>
      </w:tr>
      <w:tr w:rsidR="00634BE9" w:rsidRPr="009A31FE" w14:paraId="29A575ED" w14:textId="77777777" w:rsidTr="00664415">
        <w:tc>
          <w:tcPr>
            <w:tcW w:w="3256" w:type="dxa"/>
          </w:tcPr>
          <w:p w14:paraId="493D242A" w14:textId="77777777" w:rsidR="00634BE9" w:rsidRPr="009A31FE" w:rsidRDefault="00634BE9" w:rsidP="00A15BED">
            <w:pPr>
              <w:ind w:firstLine="0"/>
              <w:jc w:val="both"/>
              <w:rPr>
                <w:rFonts w:ascii="Courier New" w:eastAsia="Courier New" w:hAnsi="Courier New" w:cs="Courier New"/>
                <w:b/>
                <w:color w:val="000000"/>
              </w:rPr>
            </w:pPr>
            <w:r w:rsidRPr="009A31FE">
              <w:rPr>
                <w:rFonts w:ascii="Courier New" w:eastAsia="Courier New" w:hAnsi="Courier New" w:cs="Courier New"/>
                <w:b/>
                <w:color w:val="000000"/>
              </w:rPr>
              <w:t>Loads application</w:t>
            </w:r>
          </w:p>
        </w:tc>
        <w:tc>
          <w:tcPr>
            <w:tcW w:w="4110" w:type="dxa"/>
          </w:tcPr>
          <w:p w14:paraId="49A1381F" w14:textId="5893EEB9" w:rsidR="00634BE9" w:rsidRPr="009A31FE" w:rsidRDefault="00634BE9" w:rsidP="00A15BED">
            <w:pPr>
              <w:ind w:firstLine="0"/>
              <w:rPr>
                <w:rFonts w:ascii="Courier New" w:eastAsia="Courier New" w:hAnsi="Courier New" w:cs="Courier New"/>
                <w:color w:val="000000"/>
              </w:rPr>
            </w:pPr>
            <w:r w:rsidRPr="009A31FE">
              <w:rPr>
                <w:rFonts w:ascii="Courier New" w:eastAsia="Courier New" w:hAnsi="Courier New" w:cs="Courier New"/>
                <w:color w:val="000000"/>
              </w:rPr>
              <w:t xml:space="preserve">module load </w:t>
            </w:r>
            <w:proofErr w:type="spellStart"/>
            <w:r w:rsidR="007854CF">
              <w:rPr>
                <w:rFonts w:ascii="Courier New" w:eastAsia="Courier New" w:hAnsi="Courier New" w:cs="Courier New"/>
                <w:color w:val="000000"/>
              </w:rPr>
              <w:t>questa</w:t>
            </w:r>
            <w:proofErr w:type="spellEnd"/>
            <w:r w:rsidR="007854CF">
              <w:rPr>
                <w:rFonts w:ascii="Courier New" w:eastAsia="Courier New" w:hAnsi="Courier New" w:cs="Courier New"/>
                <w:color w:val="000000"/>
              </w:rPr>
              <w:t>/2024.2</w:t>
            </w:r>
          </w:p>
        </w:tc>
        <w:tc>
          <w:tcPr>
            <w:tcW w:w="2835" w:type="dxa"/>
          </w:tcPr>
          <w:p w14:paraId="48F2E76F" w14:textId="5587EB5D" w:rsidR="00634BE9" w:rsidRPr="009A31FE" w:rsidRDefault="00634BE9" w:rsidP="00A15BED">
            <w:pPr>
              <w:ind w:firstLine="0"/>
              <w:jc w:val="both"/>
              <w:rPr>
                <w:rFonts w:ascii="Courier New" w:eastAsia="Courier New" w:hAnsi="Courier New" w:cs="Courier New"/>
                <w:color w:val="000000"/>
              </w:rPr>
            </w:pPr>
            <w:r w:rsidRPr="009A31FE">
              <w:rPr>
                <w:rFonts w:ascii="Courier New" w:eastAsia="Courier New" w:hAnsi="Courier New" w:cs="Courier New"/>
                <w:color w:val="000000"/>
              </w:rPr>
              <w:t xml:space="preserve">ml </w:t>
            </w:r>
            <w:proofErr w:type="spellStart"/>
            <w:r w:rsidR="007854CF">
              <w:rPr>
                <w:rFonts w:ascii="Courier New" w:eastAsia="Courier New" w:hAnsi="Courier New" w:cs="Courier New"/>
                <w:color w:val="000000"/>
              </w:rPr>
              <w:t>questa</w:t>
            </w:r>
            <w:proofErr w:type="spellEnd"/>
            <w:r w:rsidR="007854CF">
              <w:rPr>
                <w:rFonts w:ascii="Courier New" w:eastAsia="Courier New" w:hAnsi="Courier New" w:cs="Courier New"/>
                <w:color w:val="000000"/>
              </w:rPr>
              <w:t>/2024.2</w:t>
            </w:r>
          </w:p>
        </w:tc>
      </w:tr>
      <w:tr w:rsidR="00634BE9" w:rsidRPr="009A31FE" w14:paraId="30E529AE" w14:textId="77777777" w:rsidTr="00664415">
        <w:tc>
          <w:tcPr>
            <w:tcW w:w="3256" w:type="dxa"/>
          </w:tcPr>
          <w:p w14:paraId="4BA9CE74" w14:textId="77777777" w:rsidR="00634BE9" w:rsidRPr="009A31FE" w:rsidRDefault="00634BE9" w:rsidP="00A15BED">
            <w:pPr>
              <w:ind w:firstLine="0"/>
              <w:jc w:val="both"/>
              <w:rPr>
                <w:rFonts w:ascii="Courier New" w:eastAsia="Courier New" w:hAnsi="Courier New" w:cs="Courier New"/>
                <w:b/>
                <w:color w:val="000000"/>
              </w:rPr>
            </w:pPr>
            <w:r w:rsidRPr="009A31FE">
              <w:rPr>
                <w:rFonts w:ascii="Courier New" w:eastAsia="Courier New" w:hAnsi="Courier New" w:cs="Courier New"/>
                <w:b/>
                <w:color w:val="000000"/>
              </w:rPr>
              <w:t>List loaded modules</w:t>
            </w:r>
          </w:p>
        </w:tc>
        <w:tc>
          <w:tcPr>
            <w:tcW w:w="4110" w:type="dxa"/>
          </w:tcPr>
          <w:p w14:paraId="4C620B50" w14:textId="77777777" w:rsidR="00634BE9" w:rsidRPr="009A31FE" w:rsidRDefault="00634BE9" w:rsidP="00A15BED">
            <w:pPr>
              <w:ind w:firstLine="0"/>
              <w:jc w:val="both"/>
              <w:rPr>
                <w:rFonts w:ascii="Courier New" w:eastAsia="Courier New" w:hAnsi="Courier New" w:cs="Courier New"/>
                <w:color w:val="000000"/>
              </w:rPr>
            </w:pPr>
            <w:r w:rsidRPr="009A31FE">
              <w:rPr>
                <w:rFonts w:ascii="Courier New" w:eastAsia="Courier New" w:hAnsi="Courier New" w:cs="Courier New"/>
                <w:color w:val="000000"/>
              </w:rPr>
              <w:t>module list</w:t>
            </w:r>
          </w:p>
        </w:tc>
        <w:tc>
          <w:tcPr>
            <w:tcW w:w="2835" w:type="dxa"/>
          </w:tcPr>
          <w:p w14:paraId="6858C75D" w14:textId="77777777" w:rsidR="00634BE9" w:rsidRPr="009A31FE" w:rsidRDefault="00634BE9" w:rsidP="00A15BED">
            <w:pPr>
              <w:ind w:firstLine="0"/>
              <w:jc w:val="both"/>
              <w:rPr>
                <w:rFonts w:ascii="Courier New" w:eastAsia="Courier New" w:hAnsi="Courier New" w:cs="Courier New"/>
                <w:color w:val="000000"/>
              </w:rPr>
            </w:pPr>
            <w:r w:rsidRPr="009A31FE">
              <w:rPr>
                <w:rFonts w:ascii="Courier New" w:eastAsia="Courier New" w:hAnsi="Courier New" w:cs="Courier New"/>
                <w:color w:val="000000"/>
              </w:rPr>
              <w:t>ml list</w:t>
            </w:r>
          </w:p>
        </w:tc>
      </w:tr>
      <w:tr w:rsidR="00634BE9" w:rsidRPr="009A31FE" w14:paraId="6132EC02" w14:textId="77777777" w:rsidTr="00664415">
        <w:tc>
          <w:tcPr>
            <w:tcW w:w="3256" w:type="dxa"/>
          </w:tcPr>
          <w:p w14:paraId="627CCB74" w14:textId="77777777" w:rsidR="00634BE9" w:rsidRPr="009A31FE" w:rsidRDefault="00634BE9" w:rsidP="00A15BED">
            <w:pPr>
              <w:ind w:firstLine="0"/>
              <w:jc w:val="both"/>
              <w:rPr>
                <w:rFonts w:ascii="Courier New" w:eastAsia="Courier New" w:hAnsi="Courier New" w:cs="Courier New"/>
                <w:b/>
                <w:color w:val="000000"/>
              </w:rPr>
            </w:pPr>
            <w:r w:rsidRPr="009A31FE">
              <w:rPr>
                <w:rFonts w:ascii="Courier New" w:eastAsia="Courier New" w:hAnsi="Courier New" w:cs="Courier New"/>
                <w:b/>
                <w:color w:val="000000"/>
              </w:rPr>
              <w:t>Info on the modules</w:t>
            </w:r>
          </w:p>
        </w:tc>
        <w:tc>
          <w:tcPr>
            <w:tcW w:w="4110" w:type="dxa"/>
          </w:tcPr>
          <w:p w14:paraId="689619C6" w14:textId="44D21DF1" w:rsidR="00634BE9" w:rsidRPr="009A31FE" w:rsidRDefault="00634BE9" w:rsidP="00A15BED">
            <w:pPr>
              <w:ind w:firstLine="0"/>
              <w:jc w:val="both"/>
              <w:rPr>
                <w:rFonts w:ascii="Courier New" w:eastAsia="Courier New" w:hAnsi="Courier New" w:cs="Courier New"/>
                <w:color w:val="000000"/>
              </w:rPr>
            </w:pPr>
            <w:r w:rsidRPr="009A31FE">
              <w:rPr>
                <w:rFonts w:ascii="Courier New" w:eastAsia="Courier New" w:hAnsi="Courier New" w:cs="Courier New"/>
                <w:color w:val="000000"/>
              </w:rPr>
              <w:t xml:space="preserve">module help </w:t>
            </w:r>
            <w:proofErr w:type="spellStart"/>
            <w:r w:rsidR="007854CF">
              <w:rPr>
                <w:rFonts w:ascii="Courier New" w:eastAsia="Courier New" w:hAnsi="Courier New" w:cs="Courier New"/>
                <w:color w:val="000000"/>
              </w:rPr>
              <w:t>questa</w:t>
            </w:r>
            <w:proofErr w:type="spellEnd"/>
            <w:r w:rsidR="007854CF">
              <w:rPr>
                <w:rFonts w:ascii="Courier New" w:eastAsia="Courier New" w:hAnsi="Courier New" w:cs="Courier New"/>
                <w:color w:val="000000"/>
              </w:rPr>
              <w:t>/2024.2</w:t>
            </w:r>
          </w:p>
        </w:tc>
        <w:tc>
          <w:tcPr>
            <w:tcW w:w="2835" w:type="dxa"/>
          </w:tcPr>
          <w:p w14:paraId="6167ABB3" w14:textId="77777777" w:rsidR="00634BE9" w:rsidRPr="009A31FE" w:rsidRDefault="00634BE9" w:rsidP="00A15BED">
            <w:pPr>
              <w:ind w:firstLine="0"/>
              <w:jc w:val="both"/>
              <w:rPr>
                <w:rFonts w:ascii="Courier New" w:eastAsia="Courier New" w:hAnsi="Courier New" w:cs="Courier New"/>
                <w:color w:val="000000"/>
              </w:rPr>
            </w:pPr>
            <w:r w:rsidRPr="009A31FE">
              <w:rPr>
                <w:rFonts w:ascii="Courier New" w:eastAsia="Courier New" w:hAnsi="Courier New" w:cs="Courier New"/>
                <w:color w:val="000000"/>
              </w:rPr>
              <w:t>ml help</w:t>
            </w:r>
          </w:p>
        </w:tc>
      </w:tr>
      <w:tr w:rsidR="00634BE9" w:rsidRPr="009A31FE" w14:paraId="4121B9FB" w14:textId="77777777" w:rsidTr="00664415">
        <w:tc>
          <w:tcPr>
            <w:tcW w:w="3256" w:type="dxa"/>
          </w:tcPr>
          <w:p w14:paraId="7994FDD6" w14:textId="77777777" w:rsidR="00634BE9" w:rsidRPr="009A31FE" w:rsidRDefault="00634BE9" w:rsidP="00A15BED">
            <w:pPr>
              <w:ind w:firstLine="0"/>
              <w:jc w:val="both"/>
              <w:rPr>
                <w:rFonts w:ascii="Courier New" w:eastAsia="Courier New" w:hAnsi="Courier New" w:cs="Courier New"/>
                <w:b/>
                <w:color w:val="000000"/>
              </w:rPr>
            </w:pPr>
            <w:r w:rsidRPr="009A31FE">
              <w:rPr>
                <w:rFonts w:ascii="Courier New" w:eastAsia="Courier New" w:hAnsi="Courier New" w:cs="Courier New"/>
                <w:b/>
                <w:color w:val="000000"/>
              </w:rPr>
              <w:t>Unloads application</w:t>
            </w:r>
          </w:p>
        </w:tc>
        <w:tc>
          <w:tcPr>
            <w:tcW w:w="4110" w:type="dxa"/>
          </w:tcPr>
          <w:p w14:paraId="63DAF745" w14:textId="0AFCF8FF" w:rsidR="00634BE9" w:rsidRPr="009A31FE" w:rsidRDefault="00634BE9" w:rsidP="00A15BED">
            <w:pPr>
              <w:ind w:firstLine="0"/>
              <w:rPr>
                <w:rFonts w:ascii="Courier New" w:eastAsia="Courier New" w:hAnsi="Courier New" w:cs="Courier New"/>
                <w:color w:val="000000"/>
              </w:rPr>
            </w:pPr>
            <w:r w:rsidRPr="009A31FE">
              <w:rPr>
                <w:rFonts w:ascii="Courier New" w:eastAsia="Courier New" w:hAnsi="Courier New" w:cs="Courier New"/>
                <w:color w:val="000000"/>
              </w:rPr>
              <w:t xml:space="preserve">module unload </w:t>
            </w:r>
            <w:proofErr w:type="spellStart"/>
            <w:r w:rsidR="007854CF">
              <w:rPr>
                <w:rFonts w:ascii="Courier New" w:eastAsia="Courier New" w:hAnsi="Courier New" w:cs="Courier New"/>
                <w:color w:val="000000"/>
              </w:rPr>
              <w:t>questa</w:t>
            </w:r>
            <w:proofErr w:type="spellEnd"/>
            <w:r w:rsidR="007854CF">
              <w:rPr>
                <w:rFonts w:ascii="Courier New" w:eastAsia="Courier New" w:hAnsi="Courier New" w:cs="Courier New"/>
                <w:color w:val="000000"/>
              </w:rPr>
              <w:t>/2024.2</w:t>
            </w:r>
          </w:p>
        </w:tc>
        <w:tc>
          <w:tcPr>
            <w:tcW w:w="2835" w:type="dxa"/>
          </w:tcPr>
          <w:p w14:paraId="624D0E12" w14:textId="77B23C51" w:rsidR="00634BE9" w:rsidRPr="009A31FE" w:rsidRDefault="00634BE9" w:rsidP="00A15BED">
            <w:pPr>
              <w:ind w:firstLine="0"/>
              <w:jc w:val="both"/>
              <w:rPr>
                <w:rFonts w:ascii="Courier New" w:eastAsia="Courier New" w:hAnsi="Courier New" w:cs="Courier New"/>
                <w:color w:val="000000"/>
              </w:rPr>
            </w:pPr>
            <w:r w:rsidRPr="009A31FE">
              <w:rPr>
                <w:rFonts w:ascii="Courier New" w:eastAsia="Courier New" w:hAnsi="Courier New" w:cs="Courier New"/>
                <w:color w:val="000000"/>
              </w:rPr>
              <w:t>ml –</w:t>
            </w:r>
            <w:proofErr w:type="spellStart"/>
            <w:r w:rsidR="007854CF">
              <w:rPr>
                <w:rFonts w:ascii="Courier New" w:eastAsia="Courier New" w:hAnsi="Courier New" w:cs="Courier New"/>
                <w:color w:val="000000"/>
              </w:rPr>
              <w:t>questa</w:t>
            </w:r>
            <w:proofErr w:type="spellEnd"/>
            <w:r w:rsidR="007854CF">
              <w:rPr>
                <w:rFonts w:ascii="Courier New" w:eastAsia="Courier New" w:hAnsi="Courier New" w:cs="Courier New"/>
                <w:color w:val="000000"/>
              </w:rPr>
              <w:t>/2024.2</w:t>
            </w:r>
          </w:p>
        </w:tc>
      </w:tr>
    </w:tbl>
    <w:p w14:paraId="45E8AC2C" w14:textId="77777777" w:rsidR="00634BE9" w:rsidRPr="009A31FE" w:rsidRDefault="00634BE9" w:rsidP="00634BE9">
      <w:pPr>
        <w:pBdr>
          <w:top w:val="nil"/>
          <w:left w:val="nil"/>
          <w:bottom w:val="nil"/>
          <w:right w:val="nil"/>
          <w:between w:val="nil"/>
        </w:pBdr>
        <w:spacing w:line="240" w:lineRule="auto"/>
        <w:ind w:hanging="2"/>
        <w:jc w:val="both"/>
        <w:rPr>
          <w:rFonts w:ascii="Courier New" w:eastAsia="Courier New" w:hAnsi="Courier New" w:cs="Courier New"/>
          <w:b/>
          <w:color w:val="000000"/>
        </w:rPr>
      </w:pPr>
    </w:p>
    <w:p w14:paraId="0A21F399" w14:textId="44ED0A49" w:rsidR="00634BE9" w:rsidRDefault="00AB482B" w:rsidP="00634BE9">
      <w:pPr>
        <w:pBdr>
          <w:top w:val="nil"/>
          <w:left w:val="nil"/>
          <w:bottom w:val="nil"/>
          <w:right w:val="nil"/>
          <w:between w:val="nil"/>
        </w:pBdr>
        <w:spacing w:line="240" w:lineRule="auto"/>
        <w:ind w:hanging="2"/>
        <w:jc w:val="both"/>
        <w:rPr>
          <w:rFonts w:ascii="Courier New" w:eastAsia="Courier New" w:hAnsi="Courier New" w:cs="Courier New"/>
          <w:b/>
          <w:color w:val="000000"/>
        </w:rPr>
      </w:pPr>
      <w:r>
        <w:rPr>
          <w:rFonts w:ascii="Courier New" w:eastAsia="Courier New" w:hAnsi="Courier New" w:cs="Courier New"/>
          <w:b/>
          <w:color w:val="000000"/>
        </w:rPr>
        <w:t xml:space="preserve">There is now a newer version of </w:t>
      </w:r>
      <w:proofErr w:type="spellStart"/>
      <w:r>
        <w:rPr>
          <w:rFonts w:ascii="Courier New" w:eastAsia="Courier New" w:hAnsi="Courier New" w:cs="Courier New"/>
          <w:b/>
          <w:color w:val="000000"/>
        </w:rPr>
        <w:t>modelsim</w:t>
      </w:r>
      <w:proofErr w:type="spellEnd"/>
      <w:r>
        <w:rPr>
          <w:rFonts w:ascii="Courier New" w:eastAsia="Courier New" w:hAnsi="Courier New" w:cs="Courier New"/>
          <w:b/>
          <w:color w:val="000000"/>
        </w:rPr>
        <w:t xml:space="preserve"> invoked by </w:t>
      </w:r>
      <w:r w:rsidRPr="00AB482B">
        <w:rPr>
          <w:rFonts w:ascii="Courier New" w:eastAsia="Courier New" w:hAnsi="Courier New" w:cs="Courier New"/>
          <w:b/>
          <w:color w:val="000000"/>
          <w:highlight w:val="yellow"/>
        </w:rPr>
        <w:t xml:space="preserve">loading </w:t>
      </w:r>
      <w:proofErr w:type="spellStart"/>
      <w:r w:rsidRPr="00AB482B">
        <w:rPr>
          <w:rFonts w:ascii="Courier New" w:eastAsia="Courier New" w:hAnsi="Courier New" w:cs="Courier New"/>
          <w:b/>
          <w:color w:val="000000"/>
          <w:highlight w:val="yellow"/>
        </w:rPr>
        <w:t>questa</w:t>
      </w:r>
      <w:proofErr w:type="spellEnd"/>
      <w:r w:rsidRPr="00AB482B">
        <w:rPr>
          <w:rFonts w:ascii="Courier New" w:eastAsia="Courier New" w:hAnsi="Courier New" w:cs="Courier New"/>
          <w:b/>
          <w:color w:val="000000"/>
          <w:highlight w:val="yellow"/>
        </w:rPr>
        <w:t>/2024.2</w:t>
      </w:r>
      <w:r>
        <w:rPr>
          <w:rFonts w:ascii="Courier New" w:eastAsia="Courier New" w:hAnsi="Courier New" w:cs="Courier New"/>
          <w:b/>
          <w:color w:val="000000"/>
        </w:rPr>
        <w:t xml:space="preserve"> module instead. These tutorials have not been tested yet using this, so report any errors found.</w:t>
      </w:r>
    </w:p>
    <w:p w14:paraId="529E16BE" w14:textId="77777777" w:rsidR="00AB482B" w:rsidRPr="009A31FE" w:rsidRDefault="00AB482B" w:rsidP="00634BE9">
      <w:pPr>
        <w:pBdr>
          <w:top w:val="nil"/>
          <w:left w:val="nil"/>
          <w:bottom w:val="nil"/>
          <w:right w:val="nil"/>
          <w:between w:val="nil"/>
        </w:pBdr>
        <w:spacing w:line="240" w:lineRule="auto"/>
        <w:ind w:hanging="2"/>
        <w:jc w:val="both"/>
        <w:rPr>
          <w:rFonts w:ascii="Courier New" w:eastAsia="Courier New" w:hAnsi="Courier New" w:cs="Courier New"/>
          <w:b/>
          <w:color w:val="000000"/>
        </w:rPr>
      </w:pPr>
    </w:p>
    <w:p w14:paraId="538ADF5D" w14:textId="77777777" w:rsidR="00634BE9" w:rsidRPr="009A31FE" w:rsidRDefault="00634BE9" w:rsidP="00634BE9">
      <w:pPr>
        <w:numPr>
          <w:ilvl w:val="0"/>
          <w:numId w:val="6"/>
        </w:numPr>
        <w:pBdr>
          <w:top w:val="nil"/>
          <w:left w:val="nil"/>
          <w:bottom w:val="nil"/>
          <w:right w:val="nil"/>
          <w:between w:val="nil"/>
        </w:pBdr>
        <w:spacing w:line="240" w:lineRule="auto"/>
        <w:ind w:left="1080"/>
        <w:jc w:val="both"/>
        <w:rPr>
          <w:color w:val="000000"/>
        </w:rPr>
      </w:pPr>
      <w:r w:rsidRPr="009A31FE">
        <w:rPr>
          <w:color w:val="000000"/>
        </w:rPr>
        <w:lastRenderedPageBreak/>
        <w:t>For any further information on the modules, you could refer to the following links:</w:t>
      </w:r>
      <w:r w:rsidRPr="009A31FE">
        <w:rPr>
          <w:color w:val="000000"/>
        </w:rPr>
        <w:br/>
      </w:r>
      <w:hyperlink r:id="rId36">
        <w:r w:rsidRPr="009A31FE">
          <w:rPr>
            <w:rFonts w:ascii="Arial" w:eastAsia="Arial" w:hAnsi="Arial" w:cs="Arial"/>
            <w:color w:val="1155CC"/>
            <w:u w:val="single"/>
          </w:rPr>
          <w:t>https://lmod.readthedocs.io/en/latest/</w:t>
        </w:r>
      </w:hyperlink>
      <w:r w:rsidRPr="009A31FE">
        <w:rPr>
          <w:color w:val="000000"/>
        </w:rPr>
        <w:br/>
      </w:r>
      <w:hyperlink r:id="rId37">
        <w:r w:rsidRPr="009A31FE">
          <w:rPr>
            <w:rFonts w:ascii="Arial" w:eastAsia="Arial" w:hAnsi="Arial" w:cs="Arial"/>
            <w:color w:val="1155CC"/>
            <w:highlight w:val="white"/>
            <w:u w:val="single"/>
          </w:rPr>
          <w:t>https://go.ncsu.edu/ece-linux</w:t>
        </w:r>
      </w:hyperlink>
    </w:p>
    <w:p w14:paraId="11A7E820" w14:textId="77777777" w:rsidR="00634BE9" w:rsidRPr="009A31FE" w:rsidRDefault="00000000" w:rsidP="00634BE9">
      <w:pPr>
        <w:pBdr>
          <w:top w:val="nil"/>
          <w:left w:val="nil"/>
          <w:bottom w:val="nil"/>
          <w:right w:val="nil"/>
          <w:between w:val="nil"/>
        </w:pBdr>
        <w:spacing w:line="240" w:lineRule="auto"/>
        <w:ind w:left="1080" w:firstLine="0"/>
        <w:jc w:val="both"/>
        <w:rPr>
          <w:color w:val="000000"/>
        </w:rPr>
      </w:pPr>
      <w:hyperlink r:id="rId38">
        <w:r w:rsidR="00634BE9" w:rsidRPr="009A31FE">
          <w:rPr>
            <w:rFonts w:ascii="Arial" w:eastAsia="Arial" w:hAnsi="Arial" w:cs="Arial"/>
            <w:color w:val="1155CC"/>
            <w:u w:val="single"/>
          </w:rPr>
          <w:t>http://modules.sourceforge.net/</w:t>
        </w:r>
      </w:hyperlink>
    </w:p>
    <w:p w14:paraId="7180D855" w14:textId="77777777" w:rsidR="00634BE9" w:rsidRPr="009A31FE" w:rsidRDefault="00634BE9" w:rsidP="00634BE9">
      <w:pPr>
        <w:pBdr>
          <w:top w:val="nil"/>
          <w:left w:val="nil"/>
          <w:bottom w:val="nil"/>
          <w:right w:val="nil"/>
          <w:between w:val="nil"/>
        </w:pBdr>
        <w:spacing w:line="240" w:lineRule="auto"/>
        <w:ind w:hanging="2"/>
        <w:jc w:val="both"/>
        <w:rPr>
          <w:color w:val="000000"/>
        </w:rPr>
      </w:pPr>
    </w:p>
    <w:p w14:paraId="76F8245F" w14:textId="77777777" w:rsidR="00634BE9" w:rsidRPr="009A31FE" w:rsidRDefault="00634BE9" w:rsidP="00634BE9">
      <w:pPr>
        <w:pBdr>
          <w:top w:val="nil"/>
          <w:left w:val="nil"/>
          <w:bottom w:val="nil"/>
          <w:right w:val="nil"/>
          <w:between w:val="nil"/>
        </w:pBdr>
        <w:spacing w:line="240" w:lineRule="auto"/>
        <w:ind w:hanging="2"/>
        <w:jc w:val="both"/>
        <w:rPr>
          <w:color w:val="000000"/>
        </w:rPr>
      </w:pPr>
      <w:r w:rsidRPr="009A31FE">
        <w:rPr>
          <w:b/>
          <w:color w:val="000000"/>
        </w:rPr>
        <w:t>4. Simulating a sample Verilog file</w:t>
      </w:r>
    </w:p>
    <w:p w14:paraId="28983524" w14:textId="77777777" w:rsidR="00634BE9" w:rsidRPr="009A31FE" w:rsidRDefault="00634BE9" w:rsidP="00634BE9">
      <w:pPr>
        <w:pBdr>
          <w:top w:val="nil"/>
          <w:left w:val="nil"/>
          <w:bottom w:val="nil"/>
          <w:right w:val="nil"/>
          <w:between w:val="nil"/>
        </w:pBdr>
        <w:spacing w:line="240" w:lineRule="auto"/>
        <w:ind w:hanging="2"/>
        <w:jc w:val="both"/>
        <w:rPr>
          <w:color w:val="000000"/>
        </w:rPr>
      </w:pPr>
    </w:p>
    <w:p w14:paraId="723B7DD1" w14:textId="72312E95" w:rsidR="00634BE9" w:rsidRPr="009A31FE" w:rsidRDefault="00634BE9" w:rsidP="00634BE9">
      <w:pPr>
        <w:pBdr>
          <w:top w:val="nil"/>
          <w:left w:val="nil"/>
          <w:bottom w:val="nil"/>
          <w:right w:val="nil"/>
          <w:between w:val="nil"/>
        </w:pBdr>
        <w:spacing w:line="240" w:lineRule="auto"/>
        <w:ind w:hanging="2"/>
        <w:jc w:val="both"/>
        <w:rPr>
          <w:color w:val="000000"/>
        </w:rPr>
      </w:pPr>
      <w:r w:rsidRPr="009A31FE">
        <w:rPr>
          <w:color w:val="000000"/>
        </w:rPr>
        <w:t xml:space="preserve">   Download </w:t>
      </w:r>
      <w:proofErr w:type="spellStart"/>
      <w:r w:rsidRPr="009A31FE">
        <w:rPr>
          <w:rFonts w:ascii="Courier New" w:eastAsia="Courier New" w:hAnsi="Courier New" w:cs="Courier New"/>
          <w:color w:val="000000"/>
        </w:rPr>
        <w:t>counter.v</w:t>
      </w:r>
      <w:proofErr w:type="spellEnd"/>
      <w:r w:rsidRPr="009A31FE">
        <w:rPr>
          <w:color w:val="000000"/>
        </w:rPr>
        <w:t xml:space="preserve"> and </w:t>
      </w:r>
      <w:proofErr w:type="spellStart"/>
      <w:r w:rsidRPr="009A31FE">
        <w:rPr>
          <w:rFonts w:ascii="Courier New" w:eastAsia="Courier New" w:hAnsi="Courier New" w:cs="Courier New"/>
          <w:color w:val="000000"/>
        </w:rPr>
        <w:t>test.v</w:t>
      </w:r>
      <w:proofErr w:type="spellEnd"/>
      <w:r w:rsidRPr="009A31FE">
        <w:rPr>
          <w:color w:val="000000"/>
        </w:rPr>
        <w:t xml:space="preserve"> from the </w:t>
      </w:r>
      <w:proofErr w:type="spellStart"/>
      <w:r w:rsidRPr="009A31FE">
        <w:rPr>
          <w:color w:val="000000"/>
        </w:rPr>
        <w:t>github</w:t>
      </w:r>
      <w:proofErr w:type="spellEnd"/>
      <w:r w:rsidRPr="009A31FE">
        <w:rPr>
          <w:color w:val="000000"/>
        </w:rPr>
        <w:t xml:space="preserve"> tar </w:t>
      </w:r>
      <w:proofErr w:type="spellStart"/>
      <w:r w:rsidRPr="009A31FE">
        <w:rPr>
          <w:color w:val="000000"/>
        </w:rPr>
        <w:t>vball</w:t>
      </w:r>
      <w:proofErr w:type="spellEnd"/>
      <w:r w:rsidRPr="009A31FE">
        <w:rPr>
          <w:color w:val="000000"/>
        </w:rPr>
        <w:t>. Another alternative is to download these files on local and transfer them to the linux remote machine via WinScp. Compile these files by typing:</w:t>
      </w:r>
    </w:p>
    <w:p w14:paraId="6F56AFA9" w14:textId="77777777" w:rsidR="00634BE9" w:rsidRPr="009A31FE" w:rsidRDefault="00634BE9" w:rsidP="00634BE9">
      <w:pPr>
        <w:pBdr>
          <w:top w:val="nil"/>
          <w:left w:val="nil"/>
          <w:bottom w:val="nil"/>
          <w:right w:val="nil"/>
          <w:between w:val="nil"/>
        </w:pBdr>
        <w:spacing w:line="240" w:lineRule="auto"/>
        <w:ind w:hanging="2"/>
        <w:jc w:val="both"/>
        <w:rPr>
          <w:color w:val="000000"/>
        </w:rPr>
      </w:pPr>
    </w:p>
    <w:p w14:paraId="6B9DE698" w14:textId="288ED8CE" w:rsidR="00634BE9" w:rsidRPr="009A31FE" w:rsidRDefault="00634BE9" w:rsidP="00634BE9">
      <w:pPr>
        <w:pBdr>
          <w:top w:val="nil"/>
          <w:left w:val="nil"/>
          <w:bottom w:val="nil"/>
          <w:right w:val="nil"/>
          <w:between w:val="nil"/>
        </w:pBdr>
        <w:spacing w:line="240" w:lineRule="auto"/>
        <w:ind w:hanging="2"/>
        <w:jc w:val="both"/>
        <w:rPr>
          <w:rFonts w:ascii="Courier New" w:eastAsia="Courier New" w:hAnsi="Courier New" w:cs="Courier New"/>
          <w:color w:val="000000"/>
        </w:rPr>
      </w:pPr>
      <w:r w:rsidRPr="009A31FE">
        <w:rPr>
          <w:rFonts w:ascii="Courier New" w:eastAsia="Courier New" w:hAnsi="Courier New" w:cs="Courier New"/>
          <w:b/>
          <w:color w:val="000000"/>
        </w:rPr>
        <w:t xml:space="preserve">&gt; </w:t>
      </w:r>
      <w:r w:rsidR="00664415" w:rsidRPr="009A31FE">
        <w:rPr>
          <w:rFonts w:ascii="Courier New" w:eastAsia="Courier New" w:hAnsi="Courier New" w:cs="Courier New"/>
          <w:b/>
          <w:color w:val="000000"/>
        </w:rPr>
        <w:t>vlog</w:t>
      </w:r>
      <w:r w:rsidRPr="009A31FE">
        <w:rPr>
          <w:rFonts w:ascii="Courier New" w:eastAsia="Courier New" w:hAnsi="Courier New" w:cs="Courier New"/>
          <w:b/>
          <w:color w:val="000000"/>
        </w:rPr>
        <w:t xml:space="preserve"> counter.v</w:t>
      </w:r>
    </w:p>
    <w:p w14:paraId="23A44D55" w14:textId="060A7E57" w:rsidR="00634BE9" w:rsidRPr="009A31FE" w:rsidRDefault="00634BE9" w:rsidP="00634BE9">
      <w:pPr>
        <w:pBdr>
          <w:top w:val="nil"/>
          <w:left w:val="nil"/>
          <w:bottom w:val="nil"/>
          <w:right w:val="nil"/>
          <w:between w:val="nil"/>
        </w:pBdr>
        <w:spacing w:line="240" w:lineRule="auto"/>
        <w:ind w:hanging="2"/>
        <w:jc w:val="both"/>
        <w:rPr>
          <w:rFonts w:ascii="Courier New" w:eastAsia="Courier New" w:hAnsi="Courier New" w:cs="Courier New"/>
          <w:color w:val="000000"/>
        </w:rPr>
      </w:pPr>
      <w:r w:rsidRPr="009A31FE">
        <w:rPr>
          <w:rFonts w:ascii="Courier New" w:eastAsia="Courier New" w:hAnsi="Courier New" w:cs="Courier New"/>
          <w:b/>
          <w:color w:val="000000"/>
        </w:rPr>
        <w:t>&gt; vlog test.v</w:t>
      </w:r>
    </w:p>
    <w:p w14:paraId="71376FF2" w14:textId="77777777" w:rsidR="00634BE9" w:rsidRPr="009A31FE" w:rsidRDefault="00634BE9" w:rsidP="00634BE9">
      <w:pPr>
        <w:pBdr>
          <w:top w:val="nil"/>
          <w:left w:val="nil"/>
          <w:bottom w:val="nil"/>
          <w:right w:val="nil"/>
          <w:between w:val="nil"/>
        </w:pBdr>
        <w:spacing w:line="240" w:lineRule="auto"/>
        <w:ind w:hanging="2"/>
        <w:jc w:val="both"/>
        <w:rPr>
          <w:color w:val="000000"/>
        </w:rPr>
      </w:pPr>
    </w:p>
    <w:p w14:paraId="76CE8E59" w14:textId="77777777" w:rsidR="00634BE9" w:rsidRPr="009A31FE" w:rsidRDefault="00634BE9" w:rsidP="00634BE9">
      <w:pPr>
        <w:pBdr>
          <w:top w:val="nil"/>
          <w:left w:val="nil"/>
          <w:bottom w:val="nil"/>
          <w:right w:val="nil"/>
          <w:between w:val="nil"/>
        </w:pBdr>
        <w:spacing w:line="240" w:lineRule="auto"/>
        <w:ind w:hanging="2"/>
        <w:jc w:val="both"/>
        <w:rPr>
          <w:color w:val="000000"/>
        </w:rPr>
      </w:pPr>
      <w:r w:rsidRPr="009A31FE">
        <w:rPr>
          <w:color w:val="000000"/>
        </w:rPr>
        <w:t xml:space="preserve">   The result of this compilation is a note that shows </w:t>
      </w:r>
      <w:r w:rsidRPr="009A31FE">
        <w:rPr>
          <w:rFonts w:ascii="Courier New" w:eastAsia="Courier New" w:hAnsi="Courier New" w:cs="Courier New"/>
          <w:color w:val="000000"/>
        </w:rPr>
        <w:t xml:space="preserve">test_fixture </w:t>
      </w:r>
      <w:r w:rsidRPr="009A31FE">
        <w:rPr>
          <w:color w:val="000000"/>
        </w:rPr>
        <w:t xml:space="preserve">as the top-level module. </w:t>
      </w:r>
    </w:p>
    <w:p w14:paraId="6D37DAD9" w14:textId="77777777" w:rsidR="00634BE9" w:rsidRPr="009A31FE" w:rsidRDefault="00634BE9" w:rsidP="00634BE9">
      <w:pPr>
        <w:pBdr>
          <w:top w:val="nil"/>
          <w:left w:val="nil"/>
          <w:bottom w:val="nil"/>
          <w:right w:val="nil"/>
          <w:between w:val="nil"/>
        </w:pBdr>
        <w:spacing w:line="240" w:lineRule="auto"/>
        <w:ind w:hanging="2"/>
        <w:jc w:val="both"/>
        <w:rPr>
          <w:color w:val="000000"/>
        </w:rPr>
      </w:pPr>
    </w:p>
    <w:p w14:paraId="12D3B40A" w14:textId="77777777" w:rsidR="00634BE9" w:rsidRPr="009A31FE" w:rsidRDefault="00634BE9" w:rsidP="00634BE9">
      <w:pPr>
        <w:pBdr>
          <w:top w:val="nil"/>
          <w:left w:val="nil"/>
          <w:bottom w:val="nil"/>
          <w:right w:val="nil"/>
          <w:between w:val="nil"/>
        </w:pBdr>
        <w:spacing w:line="240" w:lineRule="auto"/>
        <w:ind w:hanging="2"/>
        <w:jc w:val="both"/>
        <w:rPr>
          <w:color w:val="000000"/>
        </w:rPr>
      </w:pPr>
      <w:r w:rsidRPr="009A31FE">
        <w:rPr>
          <w:color w:val="000000"/>
        </w:rPr>
        <w:t xml:space="preserve">   Note here that you can compile the source files for simulation in any order that you please. This is an advantage in that you can compile only the files that you modified. They can also be run within a GUI, which will be discussed in the next section. </w:t>
      </w:r>
    </w:p>
    <w:p w14:paraId="5EAEAB30" w14:textId="77777777" w:rsidR="00634BE9" w:rsidRPr="009A31FE" w:rsidRDefault="00634BE9" w:rsidP="00634BE9">
      <w:pPr>
        <w:pBdr>
          <w:top w:val="nil"/>
          <w:left w:val="nil"/>
          <w:bottom w:val="nil"/>
          <w:right w:val="nil"/>
          <w:between w:val="nil"/>
        </w:pBdr>
        <w:spacing w:line="240" w:lineRule="auto"/>
        <w:ind w:hanging="2"/>
        <w:jc w:val="both"/>
        <w:rPr>
          <w:color w:val="000000"/>
        </w:rPr>
      </w:pPr>
    </w:p>
    <w:p w14:paraId="6DEA3C2F" w14:textId="77777777" w:rsidR="00634BE9" w:rsidRPr="009A31FE" w:rsidRDefault="00634BE9" w:rsidP="00634BE9">
      <w:pPr>
        <w:pBdr>
          <w:top w:val="nil"/>
          <w:left w:val="nil"/>
          <w:bottom w:val="nil"/>
          <w:right w:val="nil"/>
          <w:between w:val="nil"/>
        </w:pBdr>
        <w:spacing w:line="240" w:lineRule="auto"/>
        <w:ind w:hanging="2"/>
        <w:jc w:val="both"/>
        <w:rPr>
          <w:color w:val="000000"/>
        </w:rPr>
      </w:pPr>
      <w:r w:rsidRPr="009A31FE">
        <w:rPr>
          <w:b/>
          <w:color w:val="000000"/>
        </w:rPr>
        <w:t>5. Viewing the waveforms</w:t>
      </w:r>
    </w:p>
    <w:p w14:paraId="4E13B88E" w14:textId="77777777" w:rsidR="00634BE9" w:rsidRPr="009A31FE" w:rsidRDefault="00634BE9" w:rsidP="00634BE9">
      <w:pPr>
        <w:pBdr>
          <w:top w:val="nil"/>
          <w:left w:val="nil"/>
          <w:bottom w:val="nil"/>
          <w:right w:val="nil"/>
          <w:between w:val="nil"/>
        </w:pBdr>
        <w:spacing w:line="240" w:lineRule="auto"/>
        <w:ind w:hanging="2"/>
        <w:jc w:val="both"/>
        <w:rPr>
          <w:color w:val="000000"/>
        </w:rPr>
      </w:pPr>
    </w:p>
    <w:p w14:paraId="659C0590" w14:textId="6879C589" w:rsidR="00634BE9" w:rsidRPr="009A31FE" w:rsidRDefault="00634BE9" w:rsidP="00634BE9">
      <w:pPr>
        <w:pBdr>
          <w:top w:val="nil"/>
          <w:left w:val="nil"/>
          <w:bottom w:val="nil"/>
          <w:right w:val="nil"/>
          <w:between w:val="nil"/>
        </w:pBdr>
        <w:spacing w:line="240" w:lineRule="auto"/>
        <w:ind w:hanging="2"/>
        <w:jc w:val="both"/>
        <w:rPr>
          <w:color w:val="000000"/>
        </w:rPr>
      </w:pPr>
      <w:r w:rsidRPr="009A31FE">
        <w:rPr>
          <w:color w:val="000000"/>
        </w:rPr>
        <w:t xml:space="preserve">   To view the waveform, type </w:t>
      </w:r>
      <w:r w:rsidR="00124A99">
        <w:rPr>
          <w:color w:val="000000"/>
        </w:rPr>
        <w:t>vsim</w:t>
      </w:r>
      <w:r w:rsidRPr="009A31FE">
        <w:rPr>
          <w:color w:val="000000"/>
        </w:rPr>
        <w:t xml:space="preserve"> with gui access option.</w:t>
      </w:r>
    </w:p>
    <w:p w14:paraId="2D8E4752" w14:textId="77777777" w:rsidR="00634BE9" w:rsidRPr="009A31FE" w:rsidRDefault="00634BE9" w:rsidP="00634BE9">
      <w:pPr>
        <w:pBdr>
          <w:top w:val="nil"/>
          <w:left w:val="nil"/>
          <w:bottom w:val="nil"/>
          <w:right w:val="nil"/>
          <w:between w:val="nil"/>
        </w:pBdr>
        <w:spacing w:line="240" w:lineRule="auto"/>
        <w:ind w:firstLine="0"/>
        <w:jc w:val="both"/>
        <w:rPr>
          <w:color w:val="000000"/>
        </w:rPr>
      </w:pPr>
    </w:p>
    <w:p w14:paraId="4652DEBE" w14:textId="7F4E1FC8" w:rsidR="00634BE9" w:rsidRPr="009A31FE" w:rsidRDefault="00634BE9" w:rsidP="00634BE9">
      <w:pPr>
        <w:pBdr>
          <w:top w:val="nil"/>
          <w:left w:val="nil"/>
          <w:bottom w:val="nil"/>
          <w:right w:val="nil"/>
          <w:between w:val="nil"/>
        </w:pBdr>
        <w:spacing w:line="240" w:lineRule="auto"/>
        <w:ind w:hanging="2"/>
        <w:rPr>
          <w:rFonts w:ascii="Courier New" w:eastAsia="Courier New" w:hAnsi="Courier New" w:cs="Courier New"/>
          <w:b/>
          <w:color w:val="000000"/>
        </w:rPr>
      </w:pPr>
      <w:r w:rsidRPr="009A31FE">
        <w:rPr>
          <w:rFonts w:ascii="Courier New" w:eastAsia="Courier New" w:hAnsi="Courier New" w:cs="Courier New"/>
          <w:b/>
          <w:color w:val="000000"/>
        </w:rPr>
        <w:t xml:space="preserve">&gt; </w:t>
      </w:r>
      <w:r w:rsidR="00C5404C" w:rsidRPr="009A31FE">
        <w:rPr>
          <w:rFonts w:ascii="Courier New" w:eastAsia="Courier New" w:hAnsi="Courier New" w:cs="Courier New"/>
          <w:b/>
          <w:color w:val="000000"/>
        </w:rPr>
        <w:t>vsim -voptargs=+acc test_fixture &amp;</w:t>
      </w:r>
    </w:p>
    <w:p w14:paraId="74380393" w14:textId="77777777" w:rsidR="00634BE9" w:rsidRPr="009A31FE" w:rsidRDefault="00634BE9" w:rsidP="00634BE9">
      <w:pPr>
        <w:pBdr>
          <w:top w:val="nil"/>
          <w:left w:val="nil"/>
          <w:bottom w:val="nil"/>
          <w:right w:val="nil"/>
          <w:between w:val="nil"/>
        </w:pBdr>
        <w:spacing w:line="240" w:lineRule="auto"/>
        <w:ind w:hanging="2"/>
        <w:rPr>
          <w:rFonts w:ascii="Courier New" w:eastAsia="Courier New" w:hAnsi="Courier New" w:cs="Courier New"/>
          <w:b/>
          <w:color w:val="000000"/>
        </w:rPr>
      </w:pPr>
    </w:p>
    <w:p w14:paraId="23EE1577" w14:textId="77777777" w:rsidR="00634BE9" w:rsidRPr="009A31FE" w:rsidRDefault="00634BE9" w:rsidP="00634BE9">
      <w:pPr>
        <w:pBdr>
          <w:top w:val="nil"/>
          <w:left w:val="nil"/>
          <w:bottom w:val="nil"/>
          <w:right w:val="nil"/>
          <w:between w:val="nil"/>
        </w:pBdr>
        <w:spacing w:line="240" w:lineRule="auto"/>
        <w:ind w:firstLine="0"/>
        <w:rPr>
          <w:color w:val="000000"/>
        </w:rPr>
      </w:pPr>
    </w:p>
    <w:p w14:paraId="7FBA41D4" w14:textId="77777777" w:rsidR="00634BE9" w:rsidRPr="009A31FE" w:rsidRDefault="00634BE9" w:rsidP="00634BE9">
      <w:pPr>
        <w:pBdr>
          <w:top w:val="nil"/>
          <w:left w:val="nil"/>
          <w:bottom w:val="nil"/>
          <w:right w:val="nil"/>
          <w:between w:val="nil"/>
        </w:pBdr>
        <w:spacing w:line="240" w:lineRule="auto"/>
        <w:ind w:hanging="2"/>
        <w:rPr>
          <w:color w:val="000000"/>
        </w:rPr>
      </w:pPr>
      <w:r w:rsidRPr="009A31FE">
        <w:rPr>
          <w:color w:val="000000"/>
        </w:rPr>
        <w:tab/>
        <w:t xml:space="preserve">   This builds an instance of design hierarchy. You will see the appearance of the GUI as shown in figure 1. The GUI allows you to select signals for viewing. When you are simulating your own designs, make sure that there are no error messages shown in the transcript.</w:t>
      </w:r>
    </w:p>
    <w:p w14:paraId="277C6CC9" w14:textId="77777777" w:rsidR="00634BE9" w:rsidRPr="009A31FE" w:rsidRDefault="00634BE9" w:rsidP="00634BE9">
      <w:pPr>
        <w:pBdr>
          <w:top w:val="nil"/>
          <w:left w:val="nil"/>
          <w:bottom w:val="nil"/>
          <w:right w:val="nil"/>
          <w:between w:val="nil"/>
        </w:pBdr>
        <w:spacing w:line="240" w:lineRule="auto"/>
        <w:ind w:hanging="2"/>
        <w:rPr>
          <w:color w:val="000000"/>
        </w:rPr>
      </w:pPr>
      <w:r w:rsidRPr="009A31FE">
        <w:rPr>
          <w:color w:val="000000"/>
        </w:rPr>
        <w:t xml:space="preserve">You can thus see the gui SimVision loaded and two windows will pop up: </w:t>
      </w:r>
      <w:r w:rsidRPr="009A31FE">
        <w:rPr>
          <w:b/>
          <w:color w:val="000000"/>
        </w:rPr>
        <w:t>Console and Design Browser 1.</w:t>
      </w:r>
    </w:p>
    <w:p w14:paraId="6B661DC7" w14:textId="77777777" w:rsidR="00634BE9" w:rsidRPr="009A31FE" w:rsidRDefault="00634BE9" w:rsidP="00634BE9">
      <w:pPr>
        <w:pBdr>
          <w:top w:val="nil"/>
          <w:left w:val="nil"/>
          <w:bottom w:val="nil"/>
          <w:right w:val="nil"/>
          <w:between w:val="nil"/>
        </w:pBdr>
        <w:spacing w:line="240" w:lineRule="auto"/>
        <w:ind w:hanging="2"/>
        <w:jc w:val="both"/>
        <w:rPr>
          <w:color w:val="000000"/>
        </w:rPr>
      </w:pPr>
    </w:p>
    <w:p w14:paraId="4791556D" w14:textId="77777777" w:rsidR="00634BE9" w:rsidRPr="009A31FE" w:rsidRDefault="00634BE9" w:rsidP="00634BE9">
      <w:pPr>
        <w:pBdr>
          <w:top w:val="nil"/>
          <w:left w:val="nil"/>
          <w:bottom w:val="nil"/>
          <w:right w:val="nil"/>
          <w:between w:val="nil"/>
        </w:pBdr>
        <w:spacing w:line="240" w:lineRule="auto"/>
        <w:ind w:hanging="2"/>
        <w:jc w:val="both"/>
        <w:rPr>
          <w:color w:val="000000"/>
        </w:rPr>
      </w:pPr>
      <w:r w:rsidRPr="009A31FE">
        <w:rPr>
          <w:b/>
          <w:color w:val="000000"/>
        </w:rPr>
        <w:t>6. Design Hierarchy</w:t>
      </w:r>
    </w:p>
    <w:p w14:paraId="2D87136F" w14:textId="77777777" w:rsidR="00634BE9" w:rsidRPr="009A31FE" w:rsidRDefault="00634BE9" w:rsidP="00634BE9">
      <w:pPr>
        <w:pBdr>
          <w:top w:val="nil"/>
          <w:left w:val="nil"/>
          <w:bottom w:val="nil"/>
          <w:right w:val="nil"/>
          <w:between w:val="nil"/>
        </w:pBdr>
        <w:spacing w:line="240" w:lineRule="auto"/>
        <w:ind w:hanging="2"/>
        <w:jc w:val="both"/>
        <w:rPr>
          <w:color w:val="000000"/>
        </w:rPr>
      </w:pPr>
    </w:p>
    <w:p w14:paraId="32016530" w14:textId="77777777" w:rsidR="00634BE9" w:rsidRPr="009A31FE" w:rsidRDefault="00634BE9" w:rsidP="00634BE9">
      <w:pPr>
        <w:pBdr>
          <w:top w:val="nil"/>
          <w:left w:val="nil"/>
          <w:bottom w:val="nil"/>
          <w:right w:val="nil"/>
          <w:between w:val="nil"/>
        </w:pBdr>
        <w:spacing w:line="240" w:lineRule="auto"/>
        <w:ind w:hanging="2"/>
        <w:jc w:val="both"/>
        <w:rPr>
          <w:color w:val="000000"/>
        </w:rPr>
      </w:pPr>
      <w:r w:rsidRPr="009A31FE">
        <w:rPr>
          <w:color w:val="000000"/>
        </w:rPr>
        <w:t xml:space="preserve">   Verilog allows you to build modules that contain other modules. You might recall that we instantiated a copy of the module </w:t>
      </w:r>
      <w:r w:rsidRPr="009A31FE">
        <w:rPr>
          <w:rFonts w:ascii="Courier New" w:eastAsia="Courier New" w:hAnsi="Courier New" w:cs="Courier New"/>
          <w:color w:val="000000"/>
        </w:rPr>
        <w:t>counter</w:t>
      </w:r>
      <w:r w:rsidRPr="009A31FE">
        <w:rPr>
          <w:color w:val="000000"/>
        </w:rPr>
        <w:t xml:space="preserve"> within the module </w:t>
      </w:r>
      <w:r w:rsidRPr="009A31FE">
        <w:rPr>
          <w:rFonts w:ascii="Courier New" w:eastAsia="Courier New" w:hAnsi="Courier New" w:cs="Courier New"/>
          <w:color w:val="000000"/>
        </w:rPr>
        <w:t xml:space="preserve">test_fixture </w:t>
      </w:r>
      <w:r w:rsidRPr="009A31FE">
        <w:rPr>
          <w:color w:val="000000"/>
        </w:rPr>
        <w:t xml:space="preserve">(look within </w:t>
      </w:r>
      <w:r w:rsidRPr="009A31FE">
        <w:rPr>
          <w:rFonts w:ascii="Courier New" w:eastAsia="Courier New" w:hAnsi="Courier New" w:cs="Courier New"/>
          <w:color w:val="000000"/>
        </w:rPr>
        <w:t>test.v</w:t>
      </w:r>
      <w:r w:rsidRPr="009A31FE">
        <w:rPr>
          <w:color w:val="000000"/>
        </w:rPr>
        <w:t>), to enable us to test it. Figure 1 and 2 show the gui representation.</w:t>
      </w:r>
    </w:p>
    <w:p w14:paraId="7A93B06F" w14:textId="77777777" w:rsidR="00634BE9" w:rsidRPr="009A31FE" w:rsidRDefault="00634BE9" w:rsidP="00634BE9">
      <w:pPr>
        <w:pBdr>
          <w:top w:val="nil"/>
          <w:left w:val="nil"/>
          <w:bottom w:val="nil"/>
          <w:right w:val="nil"/>
          <w:between w:val="nil"/>
        </w:pBdr>
        <w:spacing w:line="240" w:lineRule="auto"/>
        <w:ind w:hanging="2"/>
        <w:jc w:val="both"/>
        <w:rPr>
          <w:color w:val="000000"/>
        </w:rPr>
      </w:pPr>
    </w:p>
    <w:p w14:paraId="0EE495E7" w14:textId="77777777" w:rsidR="00634BE9" w:rsidRPr="009A31FE" w:rsidRDefault="00634BE9" w:rsidP="00634BE9">
      <w:pPr>
        <w:pBdr>
          <w:top w:val="nil"/>
          <w:left w:val="nil"/>
          <w:bottom w:val="nil"/>
          <w:right w:val="nil"/>
          <w:between w:val="nil"/>
        </w:pBdr>
        <w:spacing w:line="240" w:lineRule="auto"/>
        <w:ind w:hanging="2"/>
        <w:jc w:val="both"/>
        <w:rPr>
          <w:color w:val="000000"/>
        </w:rPr>
      </w:pPr>
      <w:r w:rsidRPr="009A31FE">
        <w:rPr>
          <w:color w:val="000000"/>
        </w:rPr>
        <w:t xml:space="preserve">   Referring to </w:t>
      </w:r>
      <w:r w:rsidRPr="009A31FE">
        <w:rPr>
          <w:rFonts w:ascii="Courier New" w:eastAsia="Courier New" w:hAnsi="Courier New" w:cs="Courier New"/>
          <w:color w:val="000000"/>
        </w:rPr>
        <w:t>test.v</w:t>
      </w:r>
      <w:r w:rsidRPr="009A31FE">
        <w:rPr>
          <w:color w:val="000000"/>
        </w:rPr>
        <w:t>:</w:t>
      </w:r>
    </w:p>
    <w:p w14:paraId="725770E4" w14:textId="77777777" w:rsidR="00634BE9" w:rsidRPr="009A31FE" w:rsidRDefault="00634BE9" w:rsidP="00634BE9">
      <w:pPr>
        <w:pBdr>
          <w:top w:val="nil"/>
          <w:left w:val="nil"/>
          <w:bottom w:val="nil"/>
          <w:right w:val="nil"/>
          <w:between w:val="nil"/>
        </w:pBdr>
        <w:spacing w:line="240" w:lineRule="auto"/>
        <w:ind w:hanging="2"/>
        <w:jc w:val="both"/>
        <w:rPr>
          <w:color w:val="000000"/>
        </w:rPr>
      </w:pPr>
    </w:p>
    <w:p w14:paraId="1F92E0F4" w14:textId="77777777" w:rsidR="00634BE9" w:rsidRPr="009A31FE" w:rsidRDefault="00634BE9" w:rsidP="00634BE9">
      <w:pPr>
        <w:pBdr>
          <w:top w:val="nil"/>
          <w:left w:val="nil"/>
          <w:bottom w:val="nil"/>
          <w:right w:val="nil"/>
          <w:between w:val="nil"/>
        </w:pBdr>
        <w:spacing w:line="240" w:lineRule="auto"/>
        <w:ind w:hanging="2"/>
        <w:jc w:val="both"/>
        <w:rPr>
          <w:color w:val="000000"/>
        </w:rPr>
      </w:pPr>
      <w:r w:rsidRPr="009A31FE">
        <w:rPr>
          <w:rFonts w:ascii="Courier New" w:eastAsia="Courier New" w:hAnsi="Courier New" w:cs="Courier New"/>
          <w:color w:val="000000"/>
        </w:rPr>
        <w:t>counter u1 (clock, in, latch, dec, zero);</w:t>
      </w:r>
    </w:p>
    <w:p w14:paraId="60CCA982" w14:textId="7211F61E" w:rsidR="00634BE9" w:rsidRPr="009A31FE" w:rsidRDefault="00634BE9" w:rsidP="00634BE9">
      <w:pPr>
        <w:pBdr>
          <w:top w:val="nil"/>
          <w:left w:val="nil"/>
          <w:bottom w:val="nil"/>
          <w:right w:val="nil"/>
          <w:between w:val="nil"/>
        </w:pBdr>
        <w:spacing w:line="240" w:lineRule="auto"/>
        <w:ind w:hanging="2"/>
        <w:jc w:val="center"/>
        <w:rPr>
          <w:color w:val="000000"/>
        </w:rPr>
      </w:pPr>
    </w:p>
    <w:p w14:paraId="268FDB43" w14:textId="77777777" w:rsidR="00634BE9" w:rsidRPr="009A31FE" w:rsidRDefault="00634BE9" w:rsidP="00634BE9">
      <w:pPr>
        <w:pBdr>
          <w:top w:val="nil"/>
          <w:left w:val="nil"/>
          <w:bottom w:val="nil"/>
          <w:right w:val="nil"/>
          <w:between w:val="nil"/>
        </w:pBdr>
        <w:spacing w:line="240" w:lineRule="auto"/>
        <w:ind w:hanging="2"/>
        <w:jc w:val="center"/>
        <w:rPr>
          <w:b/>
          <w:color w:val="000000"/>
        </w:rPr>
      </w:pPr>
    </w:p>
    <w:p w14:paraId="34946EC9" w14:textId="77777777" w:rsidR="00634BE9" w:rsidRPr="009A31FE" w:rsidRDefault="00634BE9" w:rsidP="00634BE9">
      <w:pPr>
        <w:pBdr>
          <w:top w:val="nil"/>
          <w:left w:val="nil"/>
          <w:bottom w:val="nil"/>
          <w:right w:val="nil"/>
          <w:between w:val="nil"/>
        </w:pBdr>
        <w:spacing w:line="240" w:lineRule="auto"/>
        <w:ind w:hanging="2"/>
        <w:jc w:val="center"/>
        <w:rPr>
          <w:b/>
          <w:color w:val="000000"/>
        </w:rPr>
      </w:pPr>
    </w:p>
    <w:p w14:paraId="3D6AEFC2" w14:textId="27D882D4" w:rsidR="00634BE9" w:rsidRDefault="006771F1" w:rsidP="00634BE9">
      <w:pPr>
        <w:pBdr>
          <w:top w:val="nil"/>
          <w:left w:val="nil"/>
          <w:bottom w:val="nil"/>
          <w:right w:val="nil"/>
          <w:between w:val="nil"/>
        </w:pBdr>
        <w:spacing w:line="240" w:lineRule="auto"/>
        <w:ind w:hanging="2"/>
        <w:jc w:val="center"/>
      </w:pPr>
      <w:r w:rsidRPr="009A31FE">
        <w:rPr>
          <w:noProof/>
        </w:rPr>
        <w:drawing>
          <wp:inline distT="0" distB="0" distL="0" distR="0" wp14:anchorId="1458C88D" wp14:editId="3B364EE7">
            <wp:extent cx="4832601" cy="25308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32601" cy="2530882"/>
                    </a:xfrm>
                    <a:prstGeom prst="rect">
                      <a:avLst/>
                    </a:prstGeom>
                  </pic:spPr>
                </pic:pic>
              </a:graphicData>
            </a:graphic>
          </wp:inline>
        </w:drawing>
      </w:r>
    </w:p>
    <w:p w14:paraId="37F1DC31" w14:textId="7B7C06D7" w:rsidR="00C23127" w:rsidRPr="009A31FE" w:rsidRDefault="00C23127" w:rsidP="00C23127">
      <w:pPr>
        <w:pBdr>
          <w:top w:val="nil"/>
          <w:left w:val="nil"/>
          <w:bottom w:val="nil"/>
          <w:right w:val="nil"/>
          <w:between w:val="nil"/>
        </w:pBdr>
        <w:spacing w:line="240" w:lineRule="auto"/>
        <w:ind w:hanging="2"/>
        <w:jc w:val="center"/>
        <w:rPr>
          <w:b/>
          <w:color w:val="000000"/>
        </w:rPr>
      </w:pPr>
      <w:r w:rsidRPr="009A31FE">
        <w:rPr>
          <w:b/>
          <w:color w:val="000000"/>
        </w:rPr>
        <w:t xml:space="preserve">Figure 1: </w:t>
      </w:r>
      <w:r w:rsidR="00D24BBF">
        <w:rPr>
          <w:b/>
          <w:color w:val="000000"/>
        </w:rPr>
        <w:t>Questa Sim 2024.2</w:t>
      </w:r>
      <w:r w:rsidRPr="009A31FE">
        <w:rPr>
          <w:b/>
          <w:color w:val="000000"/>
        </w:rPr>
        <w:t xml:space="preserve"> (ready to simulate)</w:t>
      </w:r>
    </w:p>
    <w:p w14:paraId="381FD317" w14:textId="77777777" w:rsidR="00C23127" w:rsidRPr="009A31FE" w:rsidRDefault="00C23127" w:rsidP="00634BE9">
      <w:pPr>
        <w:pBdr>
          <w:top w:val="nil"/>
          <w:left w:val="nil"/>
          <w:bottom w:val="nil"/>
          <w:right w:val="nil"/>
          <w:between w:val="nil"/>
        </w:pBdr>
        <w:spacing w:line="240" w:lineRule="auto"/>
        <w:ind w:hanging="2"/>
        <w:jc w:val="center"/>
      </w:pPr>
    </w:p>
    <w:p w14:paraId="003AD281" w14:textId="6BAA4FA4" w:rsidR="006771F1" w:rsidRPr="009A31FE" w:rsidRDefault="006771F1" w:rsidP="00634BE9">
      <w:pPr>
        <w:pBdr>
          <w:top w:val="nil"/>
          <w:left w:val="nil"/>
          <w:bottom w:val="nil"/>
          <w:right w:val="nil"/>
          <w:between w:val="nil"/>
        </w:pBdr>
        <w:spacing w:line="240" w:lineRule="auto"/>
        <w:ind w:hanging="2"/>
        <w:jc w:val="center"/>
      </w:pPr>
    </w:p>
    <w:p w14:paraId="7FBE29EE" w14:textId="3D5B9881" w:rsidR="006771F1" w:rsidRPr="009A31FE" w:rsidRDefault="006771F1" w:rsidP="00634BE9">
      <w:pPr>
        <w:pBdr>
          <w:top w:val="nil"/>
          <w:left w:val="nil"/>
          <w:bottom w:val="nil"/>
          <w:right w:val="nil"/>
          <w:between w:val="nil"/>
        </w:pBdr>
        <w:spacing w:line="240" w:lineRule="auto"/>
        <w:ind w:hanging="2"/>
        <w:jc w:val="center"/>
      </w:pPr>
    </w:p>
    <w:p w14:paraId="7DF66F3E" w14:textId="54991E8A" w:rsidR="006771F1" w:rsidRDefault="006771F1" w:rsidP="00634BE9">
      <w:pPr>
        <w:pBdr>
          <w:top w:val="nil"/>
          <w:left w:val="nil"/>
          <w:bottom w:val="nil"/>
          <w:right w:val="nil"/>
          <w:between w:val="nil"/>
        </w:pBdr>
        <w:spacing w:line="240" w:lineRule="auto"/>
        <w:ind w:hanging="2"/>
        <w:jc w:val="center"/>
      </w:pPr>
      <w:r w:rsidRPr="009A31FE">
        <w:rPr>
          <w:noProof/>
        </w:rPr>
        <w:drawing>
          <wp:inline distT="0" distB="0" distL="0" distR="0" wp14:anchorId="2F01D37D" wp14:editId="579B5379">
            <wp:extent cx="4875107" cy="985178"/>
            <wp:effectExtent l="0" t="0" r="190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31313" cy="996536"/>
                    </a:xfrm>
                    <a:prstGeom prst="rect">
                      <a:avLst/>
                    </a:prstGeom>
                  </pic:spPr>
                </pic:pic>
              </a:graphicData>
            </a:graphic>
          </wp:inline>
        </w:drawing>
      </w:r>
    </w:p>
    <w:p w14:paraId="4997DD54" w14:textId="153520D5" w:rsidR="00C23127" w:rsidRPr="009A31FE" w:rsidRDefault="00C23127" w:rsidP="00C23127">
      <w:pPr>
        <w:pBdr>
          <w:top w:val="nil"/>
          <w:left w:val="nil"/>
          <w:bottom w:val="nil"/>
          <w:right w:val="nil"/>
          <w:between w:val="nil"/>
        </w:pBdr>
        <w:spacing w:line="240" w:lineRule="auto"/>
        <w:ind w:hanging="2"/>
        <w:jc w:val="center"/>
        <w:rPr>
          <w:b/>
          <w:color w:val="000000"/>
        </w:rPr>
      </w:pPr>
      <w:r w:rsidRPr="009A31FE">
        <w:rPr>
          <w:b/>
          <w:color w:val="000000"/>
        </w:rPr>
        <w:t xml:space="preserve">Figure </w:t>
      </w:r>
      <w:r>
        <w:rPr>
          <w:b/>
          <w:color w:val="000000"/>
        </w:rPr>
        <w:t>2</w:t>
      </w:r>
      <w:r w:rsidRPr="009A31FE">
        <w:rPr>
          <w:b/>
          <w:color w:val="000000"/>
        </w:rPr>
        <w:t xml:space="preserve">: </w:t>
      </w:r>
      <w:r>
        <w:rPr>
          <w:b/>
          <w:color w:val="000000"/>
        </w:rPr>
        <w:t>Ports</w:t>
      </w:r>
    </w:p>
    <w:p w14:paraId="6AC78854" w14:textId="77777777" w:rsidR="00634BE9" w:rsidRPr="009A31FE" w:rsidRDefault="00634BE9" w:rsidP="00D24BBF">
      <w:pPr>
        <w:pBdr>
          <w:top w:val="nil"/>
          <w:left w:val="nil"/>
          <w:bottom w:val="nil"/>
          <w:right w:val="nil"/>
          <w:between w:val="nil"/>
        </w:pBdr>
        <w:spacing w:line="240" w:lineRule="auto"/>
        <w:ind w:firstLine="0"/>
        <w:rPr>
          <w:b/>
          <w:bCs/>
        </w:rPr>
      </w:pPr>
    </w:p>
    <w:p w14:paraId="03C5ECBD" w14:textId="77777777" w:rsidR="00634BE9" w:rsidRPr="009A31FE" w:rsidRDefault="00634BE9" w:rsidP="00634BE9">
      <w:pPr>
        <w:pBdr>
          <w:top w:val="nil"/>
          <w:left w:val="nil"/>
          <w:bottom w:val="nil"/>
          <w:right w:val="nil"/>
          <w:between w:val="nil"/>
        </w:pBdr>
        <w:spacing w:line="240" w:lineRule="auto"/>
        <w:ind w:hanging="2"/>
        <w:jc w:val="center"/>
        <w:rPr>
          <w:b/>
          <w:bCs/>
        </w:rPr>
      </w:pPr>
    </w:p>
    <w:p w14:paraId="5B17C9A1" w14:textId="77777777" w:rsidR="00634BE9" w:rsidRPr="009A31FE" w:rsidRDefault="00634BE9" w:rsidP="00634BE9">
      <w:pPr>
        <w:pBdr>
          <w:top w:val="nil"/>
          <w:left w:val="nil"/>
          <w:bottom w:val="nil"/>
          <w:right w:val="nil"/>
          <w:between w:val="nil"/>
        </w:pBdr>
        <w:spacing w:line="240" w:lineRule="auto"/>
        <w:ind w:hanging="2"/>
        <w:rPr>
          <w:color w:val="000000"/>
        </w:rPr>
      </w:pPr>
      <w:r w:rsidRPr="009A31FE">
        <w:t xml:space="preserve">    </w:t>
      </w:r>
      <w:r w:rsidRPr="009A31FE">
        <w:rPr>
          <w:color w:val="000000"/>
        </w:rPr>
        <w:t xml:space="preserve">You might recall that we had declared the following signals inside </w:t>
      </w:r>
      <w:r w:rsidRPr="009A31FE">
        <w:rPr>
          <w:rFonts w:ascii="Courier New" w:eastAsia="Courier New" w:hAnsi="Courier New" w:cs="Courier New"/>
          <w:color w:val="000000"/>
        </w:rPr>
        <w:t>test_fixture</w:t>
      </w:r>
      <w:r w:rsidRPr="009A31FE">
        <w:rPr>
          <w:color w:val="000000"/>
        </w:rPr>
        <w:t>:</w:t>
      </w:r>
    </w:p>
    <w:p w14:paraId="3A9EFD74" w14:textId="77777777" w:rsidR="00634BE9" w:rsidRPr="009A31FE" w:rsidRDefault="00634BE9" w:rsidP="00634BE9">
      <w:pPr>
        <w:pBdr>
          <w:top w:val="nil"/>
          <w:left w:val="nil"/>
          <w:bottom w:val="nil"/>
          <w:right w:val="nil"/>
          <w:between w:val="nil"/>
        </w:pBdr>
        <w:spacing w:line="240" w:lineRule="auto"/>
        <w:ind w:hanging="2"/>
        <w:jc w:val="both"/>
        <w:rPr>
          <w:color w:val="000000"/>
        </w:rPr>
      </w:pPr>
    </w:p>
    <w:p w14:paraId="006E2E6D" w14:textId="77777777" w:rsidR="00634BE9" w:rsidRPr="009A31FE" w:rsidRDefault="00634BE9" w:rsidP="00634BE9">
      <w:pPr>
        <w:pBdr>
          <w:top w:val="nil"/>
          <w:left w:val="nil"/>
          <w:bottom w:val="nil"/>
          <w:right w:val="nil"/>
          <w:between w:val="nil"/>
        </w:pBdr>
        <w:spacing w:line="240" w:lineRule="auto"/>
        <w:ind w:hanging="2"/>
        <w:rPr>
          <w:rFonts w:ascii="Courier New" w:eastAsia="Courier New" w:hAnsi="Courier New" w:cs="Courier New"/>
          <w:color w:val="000000"/>
        </w:rPr>
      </w:pPr>
      <w:r w:rsidRPr="009A31FE">
        <w:rPr>
          <w:rFonts w:ascii="Courier New" w:eastAsia="Courier New" w:hAnsi="Courier New" w:cs="Courier New"/>
          <w:color w:val="000000"/>
        </w:rPr>
        <w:t xml:space="preserve">reg       </w:t>
      </w:r>
      <w:r w:rsidRPr="009A31FE">
        <w:rPr>
          <w:rFonts w:ascii="Courier New" w:eastAsia="Courier New" w:hAnsi="Courier New" w:cs="Courier New"/>
          <w:color w:val="000000"/>
        </w:rPr>
        <w:tab/>
      </w:r>
      <w:r w:rsidRPr="009A31FE">
        <w:rPr>
          <w:rFonts w:ascii="Courier New" w:eastAsia="Courier New" w:hAnsi="Courier New" w:cs="Courier New"/>
          <w:color w:val="000000"/>
        </w:rPr>
        <w:tab/>
        <w:t>clock100;</w:t>
      </w:r>
    </w:p>
    <w:p w14:paraId="1DF7B290" w14:textId="77777777" w:rsidR="00634BE9" w:rsidRPr="009A31FE" w:rsidRDefault="00634BE9" w:rsidP="00634BE9">
      <w:pPr>
        <w:pBdr>
          <w:top w:val="nil"/>
          <w:left w:val="nil"/>
          <w:bottom w:val="nil"/>
          <w:right w:val="nil"/>
          <w:between w:val="nil"/>
        </w:pBdr>
        <w:spacing w:line="240" w:lineRule="auto"/>
        <w:ind w:hanging="2"/>
        <w:rPr>
          <w:rFonts w:ascii="Courier New" w:eastAsia="Courier New" w:hAnsi="Courier New" w:cs="Courier New"/>
          <w:color w:val="000000"/>
        </w:rPr>
      </w:pPr>
      <w:r w:rsidRPr="009A31FE">
        <w:rPr>
          <w:rFonts w:ascii="Courier New" w:eastAsia="Courier New" w:hAnsi="Courier New" w:cs="Courier New"/>
          <w:color w:val="000000"/>
        </w:rPr>
        <w:t>reg</w:t>
      </w:r>
      <w:r w:rsidRPr="009A31FE">
        <w:rPr>
          <w:rFonts w:ascii="Courier New" w:eastAsia="Courier New" w:hAnsi="Courier New" w:cs="Courier New"/>
          <w:color w:val="000000"/>
        </w:rPr>
        <w:tab/>
        <w:t xml:space="preserve">  </w:t>
      </w:r>
      <w:r w:rsidRPr="009A31FE">
        <w:rPr>
          <w:rFonts w:ascii="Courier New" w:eastAsia="Courier New" w:hAnsi="Courier New" w:cs="Courier New"/>
          <w:color w:val="000000"/>
        </w:rPr>
        <w:tab/>
      </w:r>
      <w:r w:rsidRPr="009A31FE">
        <w:rPr>
          <w:rFonts w:ascii="Courier New" w:eastAsia="Courier New" w:hAnsi="Courier New" w:cs="Courier New"/>
          <w:color w:val="000000"/>
        </w:rPr>
        <w:tab/>
        <w:t>latch, dec;</w:t>
      </w:r>
    </w:p>
    <w:p w14:paraId="428A032C" w14:textId="77777777" w:rsidR="00634BE9" w:rsidRPr="009A31FE" w:rsidRDefault="00634BE9" w:rsidP="00634BE9">
      <w:pPr>
        <w:pBdr>
          <w:top w:val="nil"/>
          <w:left w:val="nil"/>
          <w:bottom w:val="nil"/>
          <w:right w:val="nil"/>
          <w:between w:val="nil"/>
        </w:pBdr>
        <w:spacing w:line="240" w:lineRule="auto"/>
        <w:ind w:hanging="2"/>
        <w:rPr>
          <w:rFonts w:ascii="Courier New" w:eastAsia="Courier New" w:hAnsi="Courier New" w:cs="Courier New"/>
          <w:color w:val="000000"/>
        </w:rPr>
      </w:pPr>
      <w:r w:rsidRPr="009A31FE">
        <w:rPr>
          <w:rFonts w:ascii="Courier New" w:eastAsia="Courier New" w:hAnsi="Courier New" w:cs="Courier New"/>
          <w:color w:val="000000"/>
        </w:rPr>
        <w:t xml:space="preserve">reg   [3:0] </w:t>
      </w:r>
      <w:r w:rsidRPr="009A31FE">
        <w:rPr>
          <w:rFonts w:ascii="Courier New" w:eastAsia="Courier New" w:hAnsi="Courier New" w:cs="Courier New"/>
          <w:color w:val="000000"/>
        </w:rPr>
        <w:tab/>
        <w:t>in;</w:t>
      </w:r>
    </w:p>
    <w:p w14:paraId="43A8918D" w14:textId="77777777" w:rsidR="00634BE9" w:rsidRPr="009A31FE" w:rsidRDefault="00634BE9" w:rsidP="00634BE9">
      <w:pPr>
        <w:pBdr>
          <w:top w:val="nil"/>
          <w:left w:val="nil"/>
          <w:bottom w:val="nil"/>
          <w:right w:val="nil"/>
          <w:between w:val="nil"/>
        </w:pBdr>
        <w:spacing w:line="240" w:lineRule="auto"/>
        <w:ind w:hanging="2"/>
        <w:rPr>
          <w:rFonts w:ascii="Courier New" w:eastAsia="Courier New" w:hAnsi="Courier New" w:cs="Courier New"/>
          <w:color w:val="000000"/>
        </w:rPr>
      </w:pPr>
      <w:r w:rsidRPr="009A31FE">
        <w:rPr>
          <w:rFonts w:ascii="Courier New" w:eastAsia="Courier New" w:hAnsi="Courier New" w:cs="Courier New"/>
          <w:color w:val="000000"/>
        </w:rPr>
        <w:t xml:space="preserve">wire      </w:t>
      </w:r>
      <w:r w:rsidRPr="009A31FE">
        <w:rPr>
          <w:rFonts w:ascii="Courier New" w:eastAsia="Courier New" w:hAnsi="Courier New" w:cs="Courier New"/>
          <w:color w:val="000000"/>
        </w:rPr>
        <w:tab/>
      </w:r>
      <w:r w:rsidRPr="009A31FE">
        <w:rPr>
          <w:rFonts w:ascii="Courier New" w:eastAsia="Courier New" w:hAnsi="Courier New" w:cs="Courier New"/>
          <w:color w:val="000000"/>
        </w:rPr>
        <w:tab/>
        <w:t>zero;</w:t>
      </w:r>
    </w:p>
    <w:p w14:paraId="34E4B939" w14:textId="77777777" w:rsidR="00634BE9" w:rsidRPr="009A31FE" w:rsidRDefault="00634BE9" w:rsidP="00634BE9">
      <w:pPr>
        <w:pBdr>
          <w:top w:val="nil"/>
          <w:left w:val="nil"/>
          <w:bottom w:val="nil"/>
          <w:right w:val="nil"/>
          <w:between w:val="nil"/>
        </w:pBdr>
        <w:spacing w:line="240" w:lineRule="auto"/>
        <w:ind w:hanging="2"/>
        <w:jc w:val="both"/>
        <w:rPr>
          <w:color w:val="000000"/>
        </w:rPr>
      </w:pPr>
    </w:p>
    <w:p w14:paraId="45A281DE" w14:textId="77777777" w:rsidR="00634BE9" w:rsidRPr="009A31FE" w:rsidRDefault="00634BE9" w:rsidP="00634BE9">
      <w:pPr>
        <w:pBdr>
          <w:top w:val="nil"/>
          <w:left w:val="nil"/>
          <w:bottom w:val="nil"/>
          <w:right w:val="nil"/>
          <w:between w:val="nil"/>
        </w:pBdr>
        <w:spacing w:line="240" w:lineRule="auto"/>
        <w:ind w:hanging="2"/>
        <w:jc w:val="both"/>
        <w:rPr>
          <w:color w:val="000000"/>
        </w:rPr>
      </w:pPr>
      <w:r w:rsidRPr="009A31FE">
        <w:t xml:space="preserve">  </w:t>
      </w:r>
      <w:r w:rsidRPr="009A31FE">
        <w:rPr>
          <w:color w:val="000000"/>
        </w:rPr>
        <w:t xml:space="preserve">Thus within the instance </w:t>
      </w:r>
      <w:r w:rsidRPr="009A31FE">
        <w:rPr>
          <w:rFonts w:ascii="Courier New" w:eastAsia="Courier New" w:hAnsi="Courier New" w:cs="Courier New"/>
          <w:color w:val="000000"/>
        </w:rPr>
        <w:t xml:space="preserve">test_fixture, </w:t>
      </w:r>
      <w:r w:rsidRPr="009A31FE">
        <w:rPr>
          <w:color w:val="000000"/>
        </w:rPr>
        <w:t xml:space="preserve">we should be able to find the signals declared within that module and a reference to the </w:t>
      </w:r>
      <w:r w:rsidRPr="009A31FE">
        <w:rPr>
          <w:rFonts w:ascii="Courier New" w:eastAsia="Courier New" w:hAnsi="Courier New" w:cs="Courier New"/>
          <w:color w:val="000000"/>
        </w:rPr>
        <w:t>u1</w:t>
      </w:r>
      <w:r w:rsidRPr="009A31FE">
        <w:rPr>
          <w:color w:val="000000"/>
        </w:rPr>
        <w:t xml:space="preserve"> instance of the module </w:t>
      </w:r>
      <w:r w:rsidRPr="009A31FE">
        <w:rPr>
          <w:rFonts w:ascii="Courier New" w:eastAsia="Courier New" w:hAnsi="Courier New" w:cs="Courier New"/>
          <w:color w:val="000000"/>
        </w:rPr>
        <w:t>counter</w:t>
      </w:r>
      <w:r w:rsidRPr="009A31FE">
        <w:rPr>
          <w:color w:val="000000"/>
        </w:rPr>
        <w:t xml:space="preserve">.  </w:t>
      </w:r>
    </w:p>
    <w:p w14:paraId="065D0A67" w14:textId="77777777" w:rsidR="00634BE9" w:rsidRPr="009A31FE" w:rsidRDefault="00634BE9" w:rsidP="00634BE9">
      <w:pPr>
        <w:pBdr>
          <w:top w:val="nil"/>
          <w:left w:val="nil"/>
          <w:bottom w:val="nil"/>
          <w:right w:val="nil"/>
          <w:between w:val="nil"/>
        </w:pBdr>
        <w:spacing w:line="240" w:lineRule="auto"/>
        <w:ind w:hanging="2"/>
        <w:jc w:val="both"/>
        <w:rPr>
          <w:color w:val="000000"/>
        </w:rPr>
      </w:pPr>
    </w:p>
    <w:p w14:paraId="3A64C259" w14:textId="77777777" w:rsidR="00634BE9" w:rsidRPr="009A31FE" w:rsidRDefault="00634BE9" w:rsidP="00634BE9">
      <w:pPr>
        <w:pBdr>
          <w:top w:val="nil"/>
          <w:left w:val="nil"/>
          <w:bottom w:val="nil"/>
          <w:right w:val="nil"/>
          <w:between w:val="nil"/>
        </w:pBdr>
        <w:spacing w:line="240" w:lineRule="auto"/>
        <w:ind w:hanging="2"/>
        <w:jc w:val="both"/>
        <w:rPr>
          <w:color w:val="000000"/>
        </w:rPr>
      </w:pPr>
      <w:r w:rsidRPr="009A31FE">
        <w:rPr>
          <w:color w:val="000000"/>
        </w:rPr>
        <w:t xml:space="preserve">   To this end, let us look at the contents of the GUI window. Note the presence of the design browser window and the objects window. At the top of the workspace window under Scope, you will see the </w:t>
      </w:r>
      <w:r w:rsidRPr="009A31FE">
        <w:rPr>
          <w:rFonts w:ascii="Courier New" w:eastAsia="Courier New" w:hAnsi="Courier New" w:cs="Courier New"/>
          <w:color w:val="000000"/>
        </w:rPr>
        <w:t xml:space="preserve">test_fixture </w:t>
      </w:r>
      <w:r w:rsidRPr="009A31FE">
        <w:rPr>
          <w:color w:val="000000"/>
        </w:rPr>
        <w:t xml:space="preserve">design unit. This is the logical top level of the simulation. Given that the counter is instantiated within the </w:t>
      </w:r>
      <w:r w:rsidRPr="009A31FE">
        <w:rPr>
          <w:rFonts w:ascii="Courier New" w:eastAsia="Courier New" w:hAnsi="Courier New" w:cs="Courier New"/>
          <w:color w:val="000000"/>
        </w:rPr>
        <w:t xml:space="preserve">test_fixture </w:t>
      </w:r>
      <w:r w:rsidRPr="009A31FE">
        <w:rPr>
          <w:color w:val="000000"/>
        </w:rPr>
        <w:t xml:space="preserve">as </w:t>
      </w:r>
      <w:r w:rsidRPr="009A31FE">
        <w:rPr>
          <w:rFonts w:ascii="Courier New" w:eastAsia="Courier New" w:hAnsi="Courier New" w:cs="Courier New"/>
          <w:color w:val="000000"/>
        </w:rPr>
        <w:t>u1</w:t>
      </w:r>
      <w:r w:rsidRPr="009A31FE">
        <w:rPr>
          <w:color w:val="000000"/>
        </w:rPr>
        <w:t xml:space="preserve">, you will notice the presence of the instance </w:t>
      </w:r>
      <w:r w:rsidRPr="009A31FE">
        <w:rPr>
          <w:rFonts w:ascii="Courier New" w:eastAsia="Courier New" w:hAnsi="Courier New" w:cs="Courier New"/>
          <w:color w:val="000000"/>
        </w:rPr>
        <w:t>u1</w:t>
      </w:r>
      <w:r w:rsidRPr="009A31FE">
        <w:rPr>
          <w:color w:val="000000"/>
        </w:rPr>
        <w:t xml:space="preserve"> under </w:t>
      </w:r>
      <w:r w:rsidRPr="009A31FE">
        <w:rPr>
          <w:rFonts w:ascii="Courier New" w:eastAsia="Courier New" w:hAnsi="Courier New" w:cs="Courier New"/>
          <w:color w:val="000000"/>
        </w:rPr>
        <w:t>test_fixture</w:t>
      </w:r>
      <w:r w:rsidRPr="009A31FE">
        <w:rPr>
          <w:color w:val="000000"/>
        </w:rPr>
        <w:t xml:space="preserve">. The hierarchy of the design is captured by virtue of a series of buttons with + on them. To go </w:t>
      </w:r>
      <w:r w:rsidRPr="009A31FE">
        <w:rPr>
          <w:color w:val="000000"/>
        </w:rPr>
        <w:lastRenderedPageBreak/>
        <w:t xml:space="preserve">down the hierarchy you would need to click on the + to expand it and view the contents of the design unit. </w:t>
      </w:r>
    </w:p>
    <w:p w14:paraId="46809B43" w14:textId="77777777" w:rsidR="00634BE9" w:rsidRPr="009A31FE" w:rsidRDefault="00634BE9" w:rsidP="00634BE9">
      <w:pPr>
        <w:pBdr>
          <w:top w:val="nil"/>
          <w:left w:val="nil"/>
          <w:bottom w:val="nil"/>
          <w:right w:val="nil"/>
          <w:between w:val="nil"/>
        </w:pBdr>
        <w:spacing w:line="240" w:lineRule="auto"/>
        <w:ind w:hanging="2"/>
        <w:jc w:val="both"/>
        <w:rPr>
          <w:color w:val="000000"/>
        </w:rPr>
      </w:pPr>
      <w:r w:rsidRPr="009A31FE">
        <w:rPr>
          <w:color w:val="000000"/>
        </w:rPr>
        <w:t xml:space="preserve">   The objects window lists the objects (inputs, outputs, internal nets, parameters, etc), corresponding to the design unit that is highlighted in the workspace window. The instance </w:t>
      </w:r>
      <w:r w:rsidRPr="009A31FE">
        <w:rPr>
          <w:rFonts w:ascii="Courier New" w:eastAsia="Courier New" w:hAnsi="Courier New" w:cs="Courier New"/>
          <w:color w:val="000000"/>
        </w:rPr>
        <w:t>u1</w:t>
      </w:r>
      <w:r w:rsidRPr="009A31FE">
        <w:rPr>
          <w:color w:val="000000"/>
        </w:rPr>
        <w:t xml:space="preserve"> has been highlighted by clicking on it (see figure 1). It is interesting to note that when the </w:t>
      </w:r>
      <w:r w:rsidRPr="009A31FE">
        <w:rPr>
          <w:rFonts w:ascii="Courier New" w:eastAsia="Courier New" w:hAnsi="Courier New" w:cs="Courier New"/>
          <w:color w:val="000000"/>
        </w:rPr>
        <w:t xml:space="preserve">test_fixture </w:t>
      </w:r>
      <w:r w:rsidRPr="009A31FE">
        <w:rPr>
          <w:color w:val="000000"/>
        </w:rPr>
        <w:t xml:space="preserve">is highlighted we see </w:t>
      </w:r>
      <w:r w:rsidRPr="009A31FE">
        <w:rPr>
          <w:rFonts w:ascii="Courier New" w:eastAsia="Courier New" w:hAnsi="Courier New" w:cs="Courier New"/>
          <w:color w:val="000000"/>
        </w:rPr>
        <w:t xml:space="preserve">clock, latch, dec, in </w:t>
      </w:r>
      <w:r w:rsidRPr="009A31FE">
        <w:rPr>
          <w:color w:val="000000"/>
        </w:rPr>
        <w:t xml:space="preserve">and </w:t>
      </w:r>
      <w:r w:rsidRPr="009A31FE">
        <w:rPr>
          <w:rFonts w:ascii="Courier New" w:eastAsia="Courier New" w:hAnsi="Courier New" w:cs="Courier New"/>
          <w:color w:val="000000"/>
        </w:rPr>
        <w:t>zero</w:t>
      </w:r>
      <w:r w:rsidRPr="009A31FE">
        <w:rPr>
          <w:color w:val="000000"/>
        </w:rPr>
        <w:t xml:space="preserve">, while on highlighting </w:t>
      </w:r>
      <w:r w:rsidRPr="009A31FE">
        <w:rPr>
          <w:rFonts w:ascii="Courier New" w:eastAsia="Courier New" w:hAnsi="Courier New" w:cs="Courier New"/>
          <w:color w:val="000000"/>
        </w:rPr>
        <w:t>u1</w:t>
      </w:r>
      <w:r w:rsidRPr="009A31FE">
        <w:rPr>
          <w:color w:val="000000"/>
        </w:rPr>
        <w:t xml:space="preserve"> we see </w:t>
      </w:r>
      <w:r w:rsidRPr="009A31FE">
        <w:rPr>
          <w:rFonts w:ascii="Courier New" w:eastAsia="Courier New" w:hAnsi="Courier New" w:cs="Courier New"/>
          <w:color w:val="000000"/>
        </w:rPr>
        <w:t xml:space="preserve">clock, latch, dec, in, value </w:t>
      </w:r>
      <w:r w:rsidRPr="009A31FE">
        <w:rPr>
          <w:color w:val="000000"/>
        </w:rPr>
        <w:t xml:space="preserve">and </w:t>
      </w:r>
      <w:r w:rsidRPr="009A31FE">
        <w:rPr>
          <w:rFonts w:ascii="Courier New" w:eastAsia="Courier New" w:hAnsi="Courier New" w:cs="Courier New"/>
          <w:color w:val="000000"/>
        </w:rPr>
        <w:t>zero</w:t>
      </w:r>
      <w:r w:rsidRPr="009A31FE">
        <w:rPr>
          <w:color w:val="000000"/>
        </w:rPr>
        <w:t xml:space="preserve">. This is along expected lines when it comes to the nets expected within each level of hierarchy. </w:t>
      </w:r>
    </w:p>
    <w:p w14:paraId="4ED12564" w14:textId="77777777" w:rsidR="00634BE9" w:rsidRPr="009A31FE" w:rsidRDefault="00634BE9" w:rsidP="00634BE9">
      <w:pPr>
        <w:pBdr>
          <w:top w:val="nil"/>
          <w:left w:val="nil"/>
          <w:bottom w:val="nil"/>
          <w:right w:val="nil"/>
          <w:between w:val="nil"/>
        </w:pBdr>
        <w:spacing w:line="240" w:lineRule="auto"/>
        <w:ind w:hanging="2"/>
        <w:jc w:val="both"/>
        <w:rPr>
          <w:color w:val="000000"/>
        </w:rPr>
      </w:pPr>
    </w:p>
    <w:p w14:paraId="4894552E" w14:textId="77777777" w:rsidR="00634BE9" w:rsidRPr="009A31FE" w:rsidRDefault="00634BE9" w:rsidP="00634BE9">
      <w:pPr>
        <w:pBdr>
          <w:top w:val="nil"/>
          <w:left w:val="nil"/>
          <w:bottom w:val="nil"/>
          <w:right w:val="nil"/>
          <w:between w:val="nil"/>
        </w:pBdr>
        <w:spacing w:line="240" w:lineRule="auto"/>
        <w:ind w:hanging="2"/>
        <w:jc w:val="both"/>
        <w:rPr>
          <w:color w:val="000000"/>
        </w:rPr>
      </w:pPr>
      <w:r w:rsidRPr="009A31FE">
        <w:rPr>
          <w:color w:val="000000"/>
        </w:rPr>
        <w:t xml:space="preserve">   To view waveforms, you could do the following: </w:t>
      </w:r>
    </w:p>
    <w:p w14:paraId="7D94961B" w14:textId="77777777" w:rsidR="00634BE9" w:rsidRPr="009A31FE" w:rsidRDefault="00634BE9" w:rsidP="00634BE9">
      <w:pPr>
        <w:pBdr>
          <w:top w:val="nil"/>
          <w:left w:val="nil"/>
          <w:bottom w:val="nil"/>
          <w:right w:val="nil"/>
          <w:between w:val="nil"/>
        </w:pBdr>
        <w:spacing w:line="240" w:lineRule="auto"/>
        <w:ind w:firstLine="0"/>
        <w:jc w:val="both"/>
        <w:rPr>
          <w:color w:val="000000"/>
        </w:rPr>
      </w:pPr>
    </w:p>
    <w:p w14:paraId="484F8630" w14:textId="54FB821D" w:rsidR="00634BE9" w:rsidRPr="009A31FE" w:rsidRDefault="0097229B" w:rsidP="00634BE9">
      <w:pPr>
        <w:numPr>
          <w:ilvl w:val="2"/>
          <w:numId w:val="6"/>
        </w:numPr>
        <w:pBdr>
          <w:top w:val="nil"/>
          <w:left w:val="nil"/>
          <w:bottom w:val="nil"/>
          <w:right w:val="nil"/>
          <w:between w:val="nil"/>
        </w:pBdr>
        <w:spacing w:line="240" w:lineRule="auto"/>
        <w:rPr>
          <w:color w:val="000000"/>
        </w:rPr>
      </w:pPr>
      <w:r w:rsidRPr="0097229B">
        <w:rPr>
          <w:color w:val="000000"/>
        </w:rPr>
        <w:t xml:space="preserve">Right-click on U1, add </w:t>
      </w:r>
      <w:r w:rsidRPr="0097229B">
        <w:rPr>
          <w:b/>
          <w:bCs/>
          <w:color w:val="000000"/>
        </w:rPr>
        <w:t>Wav</w:t>
      </w:r>
      <w:r>
        <w:rPr>
          <w:b/>
          <w:bCs/>
          <w:color w:val="000000"/>
        </w:rPr>
        <w:t>e</w:t>
      </w:r>
      <w:r w:rsidR="00634BE9" w:rsidRPr="009A31FE">
        <w:rPr>
          <w:color w:val="000000"/>
        </w:rPr>
        <w:br/>
      </w:r>
    </w:p>
    <w:p w14:paraId="646207CE" w14:textId="3BF00289" w:rsidR="00634BE9" w:rsidRPr="009A31FE" w:rsidRDefault="006771F1" w:rsidP="00D24BBF">
      <w:pPr>
        <w:pBdr>
          <w:top w:val="nil"/>
          <w:left w:val="nil"/>
          <w:bottom w:val="nil"/>
          <w:right w:val="nil"/>
          <w:between w:val="nil"/>
        </w:pBdr>
        <w:spacing w:line="240" w:lineRule="auto"/>
        <w:ind w:left="1080" w:firstLine="0"/>
        <w:jc w:val="center"/>
        <w:rPr>
          <w:color w:val="000000"/>
        </w:rPr>
      </w:pPr>
      <w:r w:rsidRPr="009A31FE">
        <w:rPr>
          <w:noProof/>
          <w:color w:val="000000"/>
        </w:rPr>
        <w:drawing>
          <wp:inline distT="0" distB="0" distL="0" distR="0" wp14:anchorId="3F75C26E" wp14:editId="07EAD7D9">
            <wp:extent cx="3600450" cy="55506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1337" cy="5582892"/>
                    </a:xfrm>
                    <a:prstGeom prst="rect">
                      <a:avLst/>
                    </a:prstGeom>
                  </pic:spPr>
                </pic:pic>
              </a:graphicData>
            </a:graphic>
          </wp:inline>
        </w:drawing>
      </w:r>
    </w:p>
    <w:p w14:paraId="3B176DA6" w14:textId="5A66F79E" w:rsidR="00634BE9" w:rsidRPr="00D24BBF" w:rsidRDefault="00634BE9" w:rsidP="00D24BBF">
      <w:pPr>
        <w:pBdr>
          <w:top w:val="nil"/>
          <w:left w:val="nil"/>
          <w:bottom w:val="nil"/>
          <w:right w:val="nil"/>
          <w:between w:val="nil"/>
        </w:pBdr>
        <w:spacing w:line="240" w:lineRule="auto"/>
        <w:ind w:left="1080" w:firstLine="0"/>
        <w:jc w:val="center"/>
        <w:rPr>
          <w:b/>
          <w:bCs/>
          <w:color w:val="000000"/>
        </w:rPr>
      </w:pPr>
      <w:r w:rsidRPr="009A31FE">
        <w:rPr>
          <w:b/>
          <w:bCs/>
          <w:color w:val="000000"/>
        </w:rPr>
        <w:t>Figure 3: Waveform icon option</w:t>
      </w:r>
    </w:p>
    <w:p w14:paraId="12CDE04F" w14:textId="77777777" w:rsidR="00634BE9" w:rsidRPr="009A31FE" w:rsidRDefault="00634BE9" w:rsidP="00D24BBF">
      <w:pPr>
        <w:pBdr>
          <w:top w:val="nil"/>
          <w:left w:val="nil"/>
          <w:bottom w:val="nil"/>
          <w:right w:val="nil"/>
          <w:between w:val="nil"/>
        </w:pBdr>
        <w:spacing w:line="240" w:lineRule="auto"/>
        <w:ind w:firstLine="0"/>
        <w:jc w:val="both"/>
        <w:rPr>
          <w:color w:val="000000"/>
        </w:rPr>
      </w:pPr>
    </w:p>
    <w:p w14:paraId="7F22F9C2" w14:textId="77777777" w:rsidR="00634BE9" w:rsidRPr="009A31FE" w:rsidRDefault="00634BE9" w:rsidP="00634BE9">
      <w:pPr>
        <w:pBdr>
          <w:top w:val="nil"/>
          <w:left w:val="nil"/>
          <w:bottom w:val="nil"/>
          <w:right w:val="nil"/>
          <w:between w:val="nil"/>
        </w:pBdr>
        <w:spacing w:line="240" w:lineRule="auto"/>
        <w:ind w:hanging="2"/>
        <w:jc w:val="both"/>
        <w:rPr>
          <w:color w:val="000000"/>
        </w:rPr>
      </w:pPr>
      <w:r w:rsidRPr="009A31FE">
        <w:rPr>
          <w:color w:val="000000"/>
        </w:rPr>
        <w:t xml:space="preserve">Figure 4 shows the waveform window before simulation. </w:t>
      </w:r>
    </w:p>
    <w:p w14:paraId="7BD4771E" w14:textId="77777777" w:rsidR="00634BE9" w:rsidRPr="009A31FE" w:rsidRDefault="00634BE9" w:rsidP="00634BE9">
      <w:pPr>
        <w:pBdr>
          <w:top w:val="nil"/>
          <w:left w:val="nil"/>
          <w:bottom w:val="nil"/>
          <w:right w:val="nil"/>
          <w:between w:val="nil"/>
        </w:pBdr>
        <w:spacing w:line="240" w:lineRule="auto"/>
        <w:ind w:hanging="2"/>
        <w:jc w:val="both"/>
        <w:rPr>
          <w:noProof/>
          <w:color w:val="000000"/>
        </w:rPr>
      </w:pPr>
    </w:p>
    <w:p w14:paraId="20EAAC9E" w14:textId="594D124F" w:rsidR="00634BE9" w:rsidRPr="009A31FE" w:rsidRDefault="006771F1" w:rsidP="006771F1">
      <w:pPr>
        <w:pBdr>
          <w:top w:val="nil"/>
          <w:left w:val="nil"/>
          <w:bottom w:val="nil"/>
          <w:right w:val="nil"/>
          <w:between w:val="nil"/>
        </w:pBdr>
        <w:spacing w:line="240" w:lineRule="auto"/>
        <w:ind w:hanging="2"/>
        <w:jc w:val="center"/>
        <w:rPr>
          <w:color w:val="000000"/>
        </w:rPr>
      </w:pPr>
      <w:r w:rsidRPr="009A31FE">
        <w:rPr>
          <w:noProof/>
          <w:color w:val="000000"/>
        </w:rPr>
        <w:drawing>
          <wp:inline distT="0" distB="0" distL="0" distR="0" wp14:anchorId="27095CB7" wp14:editId="3229C5FA">
            <wp:extent cx="4402015" cy="235946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07983" cy="2362659"/>
                    </a:xfrm>
                    <a:prstGeom prst="rect">
                      <a:avLst/>
                    </a:prstGeom>
                  </pic:spPr>
                </pic:pic>
              </a:graphicData>
            </a:graphic>
          </wp:inline>
        </w:drawing>
      </w:r>
    </w:p>
    <w:p w14:paraId="65ECE078" w14:textId="77777777" w:rsidR="00634BE9" w:rsidRPr="009A31FE" w:rsidRDefault="00634BE9" w:rsidP="00634BE9">
      <w:pPr>
        <w:pBdr>
          <w:top w:val="nil"/>
          <w:left w:val="nil"/>
          <w:bottom w:val="nil"/>
          <w:right w:val="nil"/>
          <w:between w:val="nil"/>
        </w:pBdr>
        <w:spacing w:line="240" w:lineRule="auto"/>
        <w:ind w:hanging="2"/>
        <w:jc w:val="both"/>
        <w:rPr>
          <w:color w:val="000000"/>
        </w:rPr>
      </w:pPr>
    </w:p>
    <w:p w14:paraId="4B6C48D7" w14:textId="77777777" w:rsidR="00634BE9" w:rsidRPr="009A31FE" w:rsidRDefault="00634BE9" w:rsidP="00634BE9">
      <w:pPr>
        <w:pBdr>
          <w:top w:val="nil"/>
          <w:left w:val="nil"/>
          <w:bottom w:val="nil"/>
          <w:right w:val="nil"/>
          <w:between w:val="nil"/>
        </w:pBdr>
        <w:spacing w:line="240" w:lineRule="auto"/>
        <w:ind w:hanging="2"/>
        <w:jc w:val="both"/>
        <w:rPr>
          <w:color w:val="000000"/>
        </w:rPr>
      </w:pPr>
      <w:r w:rsidRPr="009A31FE">
        <w:rPr>
          <w:color w:val="000000"/>
        </w:rPr>
        <w:t xml:space="preserve">   </w:t>
      </w:r>
    </w:p>
    <w:p w14:paraId="14333381" w14:textId="1C816675" w:rsidR="00634BE9" w:rsidRPr="009A31FE" w:rsidRDefault="00634BE9" w:rsidP="00634BE9">
      <w:pPr>
        <w:pBdr>
          <w:top w:val="nil"/>
          <w:left w:val="nil"/>
          <w:bottom w:val="nil"/>
          <w:right w:val="nil"/>
          <w:between w:val="nil"/>
        </w:pBdr>
        <w:spacing w:line="240" w:lineRule="auto"/>
        <w:ind w:hanging="2"/>
        <w:jc w:val="center"/>
        <w:rPr>
          <w:b/>
          <w:color w:val="000000"/>
        </w:rPr>
      </w:pPr>
      <w:r w:rsidRPr="009A31FE">
        <w:rPr>
          <w:b/>
          <w:color w:val="000000"/>
        </w:rPr>
        <w:t>Figure 4: Just before the simulation</w:t>
      </w:r>
    </w:p>
    <w:p w14:paraId="2B4448DB" w14:textId="75ABD5CB" w:rsidR="00A5402F" w:rsidRPr="009A31FE" w:rsidRDefault="00A5402F" w:rsidP="00634BE9">
      <w:pPr>
        <w:pBdr>
          <w:top w:val="nil"/>
          <w:left w:val="nil"/>
          <w:bottom w:val="nil"/>
          <w:right w:val="nil"/>
          <w:between w:val="nil"/>
        </w:pBdr>
        <w:spacing w:line="240" w:lineRule="auto"/>
        <w:ind w:hanging="2"/>
        <w:jc w:val="center"/>
        <w:rPr>
          <w:b/>
          <w:color w:val="000000"/>
        </w:rPr>
      </w:pPr>
    </w:p>
    <w:p w14:paraId="32773950" w14:textId="77777777" w:rsidR="00A5402F" w:rsidRPr="009A31FE" w:rsidRDefault="00A5402F" w:rsidP="00A5402F">
      <w:pPr>
        <w:pBdr>
          <w:top w:val="nil"/>
          <w:left w:val="nil"/>
          <w:bottom w:val="nil"/>
          <w:right w:val="nil"/>
          <w:between w:val="nil"/>
        </w:pBdr>
        <w:spacing w:line="240" w:lineRule="auto"/>
        <w:ind w:hanging="2"/>
        <w:rPr>
          <w:bCs/>
          <w:color w:val="000000"/>
        </w:rPr>
      </w:pPr>
      <w:r w:rsidRPr="009A31FE">
        <w:rPr>
          <w:bCs/>
          <w:color w:val="000000"/>
        </w:rPr>
        <w:t xml:space="preserve">Further, to view waveforms, display all the nets in the objects window by right clicking on the objects window and doing right click as show above. </w:t>
      </w:r>
    </w:p>
    <w:p w14:paraId="75520061" w14:textId="121F5752" w:rsidR="00A5402F" w:rsidRPr="009A31FE" w:rsidRDefault="00A5402F" w:rsidP="00A5402F">
      <w:pPr>
        <w:pBdr>
          <w:top w:val="nil"/>
          <w:left w:val="nil"/>
          <w:bottom w:val="nil"/>
          <w:right w:val="nil"/>
          <w:between w:val="nil"/>
        </w:pBdr>
        <w:spacing w:line="240" w:lineRule="auto"/>
        <w:ind w:hanging="2"/>
        <w:rPr>
          <w:bCs/>
          <w:color w:val="000000"/>
        </w:rPr>
      </w:pPr>
      <w:r w:rsidRPr="009A31FE">
        <w:rPr>
          <w:bCs/>
          <w:color w:val="000000"/>
        </w:rPr>
        <w:t>Or highlight all the signals of relevance to you by keeping the</w:t>
      </w:r>
      <w:r w:rsidRPr="009A31FE">
        <w:rPr>
          <w:b/>
          <w:color w:val="000000"/>
        </w:rPr>
        <w:t xml:space="preserve"> ctrl </w:t>
      </w:r>
      <w:r w:rsidRPr="009A31FE">
        <w:rPr>
          <w:bCs/>
          <w:color w:val="000000"/>
        </w:rPr>
        <w:t>key pressed and clicking all the signals of interest once. Once this is done, you can drag the selected signals to wave pop-up.</w:t>
      </w:r>
    </w:p>
    <w:p w14:paraId="5765A65A" w14:textId="71ABA20F" w:rsidR="00A5402F" w:rsidRPr="009A31FE" w:rsidRDefault="00A5402F" w:rsidP="00A5402F">
      <w:pPr>
        <w:pBdr>
          <w:top w:val="nil"/>
          <w:left w:val="nil"/>
          <w:bottom w:val="nil"/>
          <w:right w:val="nil"/>
          <w:between w:val="nil"/>
        </w:pBdr>
        <w:spacing w:line="240" w:lineRule="auto"/>
        <w:ind w:hanging="2"/>
        <w:rPr>
          <w:bCs/>
          <w:color w:val="000000"/>
        </w:rPr>
      </w:pPr>
    </w:p>
    <w:p w14:paraId="607511B5" w14:textId="796DEC10" w:rsidR="00A5402F" w:rsidRPr="009A31FE" w:rsidRDefault="00A5402F" w:rsidP="00A5402F">
      <w:pPr>
        <w:pBdr>
          <w:top w:val="nil"/>
          <w:left w:val="nil"/>
          <w:bottom w:val="nil"/>
          <w:right w:val="nil"/>
          <w:between w:val="nil"/>
        </w:pBdr>
        <w:spacing w:line="240" w:lineRule="auto"/>
        <w:ind w:hanging="2"/>
        <w:rPr>
          <w:color w:val="000000"/>
        </w:rPr>
      </w:pPr>
      <w:r w:rsidRPr="009A31FE">
        <w:rPr>
          <w:b/>
          <w:color w:val="000000"/>
        </w:rPr>
        <w:t>NOTE:</w:t>
      </w:r>
      <w:r w:rsidRPr="009A31FE">
        <w:rPr>
          <w:bCs/>
          <w:color w:val="000000"/>
        </w:rPr>
        <w:t xml:space="preserve"> </w:t>
      </w:r>
      <w:r w:rsidRPr="009A31FE">
        <w:rPr>
          <w:color w:val="000000"/>
        </w:rPr>
        <w:t xml:space="preserve">The window would generally result in a window that would be docked with the rest of the GUI. It is easiest to view the wave in a free moving window for the waves. To do this, “undock” the waveform window by hitting the </w:t>
      </w:r>
      <w:r w:rsidRPr="009A31FE">
        <w:rPr>
          <w:noProof/>
          <w:color w:val="000000"/>
        </w:rPr>
        <w:drawing>
          <wp:inline distT="0" distB="0" distL="114300" distR="114300" wp14:anchorId="2C42BEB2" wp14:editId="179A8ED4">
            <wp:extent cx="151765" cy="180975"/>
            <wp:effectExtent l="0" t="0" r="0" b="0"/>
            <wp:docPr id="110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151765" cy="180975"/>
                    </a:xfrm>
                    <a:prstGeom prst="rect">
                      <a:avLst/>
                    </a:prstGeom>
                    <a:ln/>
                  </pic:spPr>
                </pic:pic>
              </a:graphicData>
            </a:graphic>
          </wp:inline>
        </w:drawing>
      </w:r>
      <w:r w:rsidRPr="009A31FE">
        <w:rPr>
          <w:color w:val="000000"/>
        </w:rPr>
        <w:t xml:space="preserve"> button at the top of the waveform window.</w:t>
      </w:r>
    </w:p>
    <w:p w14:paraId="090614E8" w14:textId="495CBBC2" w:rsidR="007161CB" w:rsidRPr="009A31FE" w:rsidRDefault="007161CB" w:rsidP="00A5402F">
      <w:pPr>
        <w:pBdr>
          <w:top w:val="nil"/>
          <w:left w:val="nil"/>
          <w:bottom w:val="nil"/>
          <w:right w:val="nil"/>
          <w:between w:val="nil"/>
        </w:pBdr>
        <w:spacing w:line="240" w:lineRule="auto"/>
        <w:ind w:hanging="2"/>
        <w:rPr>
          <w:color w:val="000000"/>
        </w:rPr>
      </w:pPr>
    </w:p>
    <w:p w14:paraId="09D5771A" w14:textId="77777777" w:rsidR="007161CB" w:rsidRPr="009A31FE" w:rsidRDefault="007161CB" w:rsidP="007161CB">
      <w:pPr>
        <w:pBdr>
          <w:top w:val="nil"/>
          <w:left w:val="nil"/>
          <w:bottom w:val="nil"/>
          <w:right w:val="nil"/>
          <w:between w:val="nil"/>
        </w:pBdr>
        <w:spacing w:line="240" w:lineRule="auto"/>
        <w:ind w:hanging="2"/>
        <w:jc w:val="both"/>
        <w:rPr>
          <w:color w:val="000000"/>
        </w:rPr>
      </w:pPr>
      <w:r w:rsidRPr="009A31FE">
        <w:rPr>
          <w:color w:val="000000"/>
        </w:rPr>
        <w:t xml:space="preserve">In addition to this, it would be noteworthy that the running of simulation leads to the logging of only the signals that have been sent to the waveform window. Thus, if you later wanted to view another signal, you would have to re-run the simulation after adding it to the waveform window. If you want to capture all the possible signals in the design, you would be best served by doing the following at the prompt of the GUI </w:t>
      </w:r>
    </w:p>
    <w:p w14:paraId="5D46E8AD" w14:textId="77777777" w:rsidR="007161CB" w:rsidRPr="009A31FE" w:rsidRDefault="007161CB" w:rsidP="007161CB">
      <w:pPr>
        <w:pBdr>
          <w:top w:val="nil"/>
          <w:left w:val="nil"/>
          <w:bottom w:val="nil"/>
          <w:right w:val="nil"/>
          <w:between w:val="nil"/>
        </w:pBdr>
        <w:spacing w:line="240" w:lineRule="auto"/>
        <w:ind w:hanging="2"/>
        <w:jc w:val="both"/>
        <w:rPr>
          <w:color w:val="000000"/>
        </w:rPr>
      </w:pPr>
    </w:p>
    <w:p w14:paraId="04591296" w14:textId="77777777" w:rsidR="007161CB" w:rsidRPr="009A31FE" w:rsidRDefault="007161CB" w:rsidP="007161CB">
      <w:pPr>
        <w:pBdr>
          <w:top w:val="nil"/>
          <w:left w:val="nil"/>
          <w:bottom w:val="nil"/>
          <w:right w:val="nil"/>
          <w:between w:val="nil"/>
        </w:pBdr>
        <w:spacing w:line="240" w:lineRule="auto"/>
        <w:ind w:hanging="2"/>
        <w:jc w:val="both"/>
        <w:rPr>
          <w:rFonts w:ascii="Courier New" w:eastAsia="Courier New" w:hAnsi="Courier New" w:cs="Courier New"/>
          <w:color w:val="000000"/>
        </w:rPr>
      </w:pPr>
      <w:r w:rsidRPr="009A31FE">
        <w:rPr>
          <w:rFonts w:ascii="Courier New" w:eastAsia="Courier New" w:hAnsi="Courier New" w:cs="Courier New"/>
          <w:b/>
          <w:color w:val="000000"/>
        </w:rPr>
        <w:t>VSIM #&gt; log -r *</w:t>
      </w:r>
    </w:p>
    <w:p w14:paraId="059BD327" w14:textId="089DDB94" w:rsidR="007161CB" w:rsidRPr="009A31FE" w:rsidRDefault="007161CB" w:rsidP="00A5402F">
      <w:pPr>
        <w:pBdr>
          <w:top w:val="nil"/>
          <w:left w:val="nil"/>
          <w:bottom w:val="nil"/>
          <w:right w:val="nil"/>
          <w:between w:val="nil"/>
        </w:pBdr>
        <w:spacing w:line="240" w:lineRule="auto"/>
        <w:ind w:hanging="2"/>
        <w:rPr>
          <w:bCs/>
          <w:color w:val="000000"/>
        </w:rPr>
      </w:pPr>
    </w:p>
    <w:p w14:paraId="77F5D1D7" w14:textId="77777777" w:rsidR="007161CB" w:rsidRPr="009A31FE" w:rsidRDefault="007161CB" w:rsidP="007161CB">
      <w:pPr>
        <w:pBdr>
          <w:top w:val="nil"/>
          <w:left w:val="nil"/>
          <w:bottom w:val="nil"/>
          <w:right w:val="nil"/>
          <w:between w:val="nil"/>
        </w:pBdr>
        <w:spacing w:line="240" w:lineRule="auto"/>
        <w:ind w:hanging="2"/>
        <w:jc w:val="both"/>
        <w:rPr>
          <w:color w:val="000000"/>
        </w:rPr>
      </w:pPr>
      <w:r w:rsidRPr="009A31FE">
        <w:t xml:space="preserve">   </w:t>
      </w:r>
      <w:r w:rsidRPr="009A31FE">
        <w:rPr>
          <w:color w:val="000000"/>
        </w:rPr>
        <w:t xml:space="preserve">On the flip-side, this would lead to an increase in the time required for simulation. </w:t>
      </w:r>
    </w:p>
    <w:p w14:paraId="2AFD6514" w14:textId="77777777" w:rsidR="007161CB" w:rsidRPr="009A31FE" w:rsidRDefault="007161CB" w:rsidP="00A5402F">
      <w:pPr>
        <w:pBdr>
          <w:top w:val="nil"/>
          <w:left w:val="nil"/>
          <w:bottom w:val="nil"/>
          <w:right w:val="nil"/>
          <w:between w:val="nil"/>
        </w:pBdr>
        <w:spacing w:line="240" w:lineRule="auto"/>
        <w:ind w:hanging="2"/>
        <w:rPr>
          <w:bCs/>
          <w:color w:val="000000"/>
        </w:rPr>
      </w:pPr>
    </w:p>
    <w:p w14:paraId="0B4B95B6" w14:textId="77777777" w:rsidR="00634BE9" w:rsidRPr="009A31FE" w:rsidRDefault="00634BE9" w:rsidP="00634BE9">
      <w:pPr>
        <w:pBdr>
          <w:top w:val="nil"/>
          <w:left w:val="nil"/>
          <w:bottom w:val="nil"/>
          <w:right w:val="nil"/>
          <w:between w:val="nil"/>
        </w:pBdr>
        <w:spacing w:line="240" w:lineRule="auto"/>
        <w:ind w:hanging="2"/>
        <w:jc w:val="center"/>
        <w:rPr>
          <w:color w:val="000000"/>
        </w:rPr>
      </w:pPr>
    </w:p>
    <w:p w14:paraId="6DBB2348" w14:textId="77777777" w:rsidR="00634BE9" w:rsidRPr="009A31FE" w:rsidRDefault="00634BE9" w:rsidP="00634BE9">
      <w:pPr>
        <w:pBdr>
          <w:top w:val="nil"/>
          <w:left w:val="nil"/>
          <w:bottom w:val="nil"/>
          <w:right w:val="nil"/>
          <w:between w:val="nil"/>
        </w:pBdr>
        <w:spacing w:line="240" w:lineRule="auto"/>
        <w:ind w:hanging="2"/>
        <w:jc w:val="center"/>
        <w:rPr>
          <w:color w:val="000000"/>
        </w:rPr>
      </w:pPr>
    </w:p>
    <w:p w14:paraId="3F457BE4" w14:textId="77777777" w:rsidR="00634BE9" w:rsidRPr="009A31FE" w:rsidRDefault="00634BE9" w:rsidP="00634BE9">
      <w:pPr>
        <w:pBdr>
          <w:top w:val="nil"/>
          <w:left w:val="nil"/>
          <w:bottom w:val="nil"/>
          <w:right w:val="nil"/>
          <w:between w:val="nil"/>
        </w:pBdr>
        <w:spacing w:line="240" w:lineRule="auto"/>
        <w:ind w:hanging="2"/>
        <w:jc w:val="both"/>
        <w:rPr>
          <w:color w:val="000000"/>
        </w:rPr>
      </w:pPr>
      <w:r w:rsidRPr="009A31FE">
        <w:rPr>
          <w:color w:val="000000"/>
        </w:rPr>
        <w:t>There are two options with which you can run the simulation:</w:t>
      </w:r>
    </w:p>
    <w:p w14:paraId="67AEA1AF" w14:textId="68519300" w:rsidR="00634BE9" w:rsidRPr="009A31FE" w:rsidRDefault="00634BE9" w:rsidP="00634BE9">
      <w:pPr>
        <w:numPr>
          <w:ilvl w:val="0"/>
          <w:numId w:val="4"/>
        </w:numPr>
        <w:pBdr>
          <w:top w:val="nil"/>
          <w:left w:val="nil"/>
          <w:bottom w:val="nil"/>
          <w:right w:val="nil"/>
          <w:between w:val="nil"/>
        </w:pBdr>
        <w:spacing w:line="240" w:lineRule="auto"/>
        <w:jc w:val="both"/>
        <w:rPr>
          <w:color w:val="000000"/>
        </w:rPr>
      </w:pPr>
      <w:r w:rsidRPr="009A31FE">
        <w:rPr>
          <w:color w:val="000000"/>
        </w:rPr>
        <w:t xml:space="preserve">Click on the </w:t>
      </w:r>
      <w:r w:rsidRPr="009A31FE">
        <w:rPr>
          <w:b/>
          <w:color w:val="000000"/>
        </w:rPr>
        <w:t xml:space="preserve">Run </w:t>
      </w:r>
      <w:r w:rsidRPr="009A31FE">
        <w:rPr>
          <w:color w:val="000000"/>
        </w:rPr>
        <w:t xml:space="preserve">icon or click on </w:t>
      </w:r>
      <w:r w:rsidRPr="009A31FE">
        <w:rPr>
          <w:b/>
          <w:bCs/>
          <w:color w:val="000000"/>
        </w:rPr>
        <w:t>Simula</w:t>
      </w:r>
      <w:r w:rsidR="00A5402F" w:rsidRPr="009A31FE">
        <w:rPr>
          <w:b/>
          <w:bCs/>
          <w:color w:val="000000"/>
        </w:rPr>
        <w:t>te</w:t>
      </w:r>
      <w:r w:rsidRPr="009A31FE">
        <w:rPr>
          <w:b/>
          <w:bCs/>
          <w:color w:val="000000"/>
        </w:rPr>
        <w:t xml:space="preserve"> → Run</w:t>
      </w:r>
      <w:r w:rsidRPr="009A31FE">
        <w:rPr>
          <w:color w:val="000000"/>
        </w:rPr>
        <w:t xml:space="preserve"> to generate the signal waveforms for our example Verilog counter circuit as shown in Figure 5.</w:t>
      </w:r>
    </w:p>
    <w:p w14:paraId="317D97D5" w14:textId="77777777" w:rsidR="00634BE9" w:rsidRPr="009A31FE" w:rsidRDefault="00634BE9" w:rsidP="00634BE9">
      <w:pPr>
        <w:pBdr>
          <w:top w:val="nil"/>
          <w:left w:val="nil"/>
          <w:bottom w:val="nil"/>
          <w:right w:val="nil"/>
          <w:between w:val="nil"/>
        </w:pBdr>
        <w:spacing w:line="240" w:lineRule="auto"/>
        <w:ind w:left="833" w:firstLine="0"/>
        <w:jc w:val="both"/>
        <w:rPr>
          <w:color w:val="000000"/>
        </w:rPr>
      </w:pPr>
    </w:p>
    <w:p w14:paraId="3A369761" w14:textId="7E961990" w:rsidR="00634BE9" w:rsidRPr="009A31FE" w:rsidRDefault="00634BE9" w:rsidP="00634BE9">
      <w:pPr>
        <w:numPr>
          <w:ilvl w:val="0"/>
          <w:numId w:val="4"/>
        </w:numPr>
        <w:pBdr>
          <w:top w:val="nil"/>
          <w:left w:val="nil"/>
          <w:bottom w:val="nil"/>
          <w:right w:val="nil"/>
          <w:between w:val="nil"/>
        </w:pBdr>
        <w:spacing w:line="240" w:lineRule="auto"/>
        <w:jc w:val="both"/>
        <w:rPr>
          <w:color w:val="000000"/>
        </w:rPr>
      </w:pPr>
      <w:r w:rsidRPr="009A31FE">
        <w:rPr>
          <w:color w:val="000000"/>
        </w:rPr>
        <w:t xml:space="preserve">Or type “run” on the </w:t>
      </w:r>
      <w:r w:rsidR="00A5402F" w:rsidRPr="009A31FE">
        <w:rPr>
          <w:color w:val="000000"/>
        </w:rPr>
        <w:t>console,</w:t>
      </w:r>
      <w:r w:rsidRPr="009A31FE">
        <w:rPr>
          <w:color w:val="000000"/>
        </w:rPr>
        <w:t xml:space="preserve"> and you could also provide a specific time period through which you want to run the simulation.</w:t>
      </w:r>
    </w:p>
    <w:p w14:paraId="5B5A2546" w14:textId="66CC5D3C" w:rsidR="00634BE9" w:rsidRPr="009A31FE" w:rsidRDefault="00634BE9" w:rsidP="00634BE9">
      <w:pPr>
        <w:pBdr>
          <w:top w:val="nil"/>
          <w:left w:val="nil"/>
          <w:bottom w:val="nil"/>
          <w:right w:val="nil"/>
          <w:between w:val="nil"/>
        </w:pBdr>
        <w:spacing w:line="240" w:lineRule="auto"/>
        <w:ind w:left="833" w:firstLine="0"/>
        <w:jc w:val="both"/>
        <w:rPr>
          <w:color w:val="000000"/>
        </w:rPr>
      </w:pPr>
      <w:r w:rsidRPr="009A31FE">
        <w:rPr>
          <w:color w:val="000000"/>
        </w:rPr>
        <w:t xml:space="preserve">e.g: </w:t>
      </w:r>
      <w:r w:rsidR="006771F1" w:rsidRPr="009A31FE">
        <w:rPr>
          <w:rFonts w:ascii="Courier New" w:eastAsia="Courier New" w:hAnsi="Courier New" w:cs="Courier New"/>
          <w:b/>
          <w:color w:val="000000"/>
        </w:rPr>
        <w:t>VSIM</w:t>
      </w:r>
      <w:r w:rsidRPr="009A31FE">
        <w:rPr>
          <w:rFonts w:ascii="Courier New" w:eastAsia="Courier New" w:hAnsi="Courier New" w:cs="Courier New"/>
          <w:b/>
          <w:color w:val="000000"/>
        </w:rPr>
        <w:t xml:space="preserve"> &gt; run 1</w:t>
      </w:r>
      <w:r w:rsidR="005E099B" w:rsidRPr="009A31FE">
        <w:rPr>
          <w:rFonts w:ascii="Courier New" w:eastAsia="Courier New" w:hAnsi="Courier New" w:cs="Courier New"/>
          <w:b/>
          <w:color w:val="000000"/>
        </w:rPr>
        <w:t>3</w:t>
      </w:r>
      <w:r w:rsidRPr="009A31FE">
        <w:rPr>
          <w:rFonts w:ascii="Courier New" w:eastAsia="Courier New" w:hAnsi="Courier New" w:cs="Courier New"/>
          <w:b/>
          <w:color w:val="000000"/>
        </w:rPr>
        <w:t>0ns</w:t>
      </w:r>
    </w:p>
    <w:p w14:paraId="2C54E1BF" w14:textId="77777777" w:rsidR="00634BE9" w:rsidRPr="009A31FE" w:rsidRDefault="00634BE9" w:rsidP="00634BE9">
      <w:pPr>
        <w:pBdr>
          <w:top w:val="nil"/>
          <w:left w:val="nil"/>
          <w:bottom w:val="nil"/>
          <w:right w:val="nil"/>
          <w:between w:val="nil"/>
        </w:pBdr>
        <w:spacing w:line="240" w:lineRule="auto"/>
        <w:ind w:hanging="2"/>
        <w:jc w:val="both"/>
        <w:rPr>
          <w:color w:val="000000"/>
        </w:rPr>
      </w:pPr>
    </w:p>
    <w:p w14:paraId="4F6524C4" w14:textId="77777777" w:rsidR="00634BE9" w:rsidRPr="009A31FE" w:rsidRDefault="00634BE9" w:rsidP="00634BE9">
      <w:pPr>
        <w:pBdr>
          <w:top w:val="nil"/>
          <w:left w:val="nil"/>
          <w:bottom w:val="nil"/>
          <w:right w:val="nil"/>
          <w:between w:val="nil"/>
        </w:pBdr>
        <w:spacing w:line="240" w:lineRule="auto"/>
        <w:ind w:hanging="2"/>
        <w:jc w:val="both"/>
        <w:rPr>
          <w:color w:val="000000"/>
        </w:rPr>
      </w:pPr>
    </w:p>
    <w:p w14:paraId="76405EDF" w14:textId="77777777" w:rsidR="00634BE9" w:rsidRPr="009A31FE" w:rsidRDefault="00634BE9" w:rsidP="00634BE9">
      <w:pPr>
        <w:pBdr>
          <w:top w:val="nil"/>
          <w:left w:val="nil"/>
          <w:bottom w:val="nil"/>
          <w:right w:val="nil"/>
          <w:between w:val="nil"/>
        </w:pBdr>
        <w:spacing w:line="240" w:lineRule="auto"/>
        <w:ind w:hanging="2"/>
        <w:jc w:val="both"/>
        <w:rPr>
          <w:rFonts w:ascii="Courier New" w:eastAsia="Courier New" w:hAnsi="Courier New" w:cs="Courier New"/>
          <w:color w:val="000000"/>
        </w:rPr>
      </w:pPr>
      <w:r w:rsidRPr="009A31FE">
        <w:t xml:space="preserve">   </w:t>
      </w:r>
    </w:p>
    <w:p w14:paraId="1E8491E4" w14:textId="77777777" w:rsidR="00634BE9" w:rsidRPr="009A31FE" w:rsidRDefault="00634BE9" w:rsidP="00634BE9">
      <w:pPr>
        <w:pBdr>
          <w:top w:val="nil"/>
          <w:left w:val="nil"/>
          <w:bottom w:val="nil"/>
          <w:right w:val="nil"/>
          <w:between w:val="nil"/>
        </w:pBdr>
        <w:spacing w:line="240" w:lineRule="auto"/>
        <w:ind w:hanging="2"/>
        <w:jc w:val="both"/>
        <w:rPr>
          <w:color w:val="000000"/>
        </w:rPr>
      </w:pPr>
    </w:p>
    <w:p w14:paraId="5EDD9B7D" w14:textId="77777777" w:rsidR="00634BE9" w:rsidRPr="009A31FE" w:rsidRDefault="00634BE9" w:rsidP="00634BE9">
      <w:pPr>
        <w:pStyle w:val="Heading3"/>
        <w:numPr>
          <w:ilvl w:val="2"/>
          <w:numId w:val="1"/>
        </w:numPr>
        <w:ind w:left="0" w:hanging="2"/>
        <w:rPr>
          <w:b w:val="0"/>
          <w:sz w:val="24"/>
          <w:szCs w:val="24"/>
        </w:rPr>
      </w:pPr>
    </w:p>
    <w:p w14:paraId="76A2E512" w14:textId="726583A6" w:rsidR="00634BE9" w:rsidRPr="009A31FE" w:rsidRDefault="00A5402F" w:rsidP="00634BE9">
      <w:r w:rsidRPr="009A31FE">
        <w:rPr>
          <w:noProof/>
        </w:rPr>
        <w:drawing>
          <wp:inline distT="0" distB="0" distL="0" distR="0" wp14:anchorId="3B7870EA" wp14:editId="437BE7F6">
            <wp:extent cx="5486400" cy="2976245"/>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86400" cy="2976245"/>
                    </a:xfrm>
                    <a:prstGeom prst="rect">
                      <a:avLst/>
                    </a:prstGeom>
                  </pic:spPr>
                </pic:pic>
              </a:graphicData>
            </a:graphic>
          </wp:inline>
        </w:drawing>
      </w:r>
    </w:p>
    <w:p w14:paraId="623ADB7F" w14:textId="77777777" w:rsidR="00634BE9" w:rsidRPr="009A31FE" w:rsidRDefault="00634BE9" w:rsidP="00634BE9">
      <w:pPr>
        <w:pStyle w:val="Heading3"/>
        <w:numPr>
          <w:ilvl w:val="2"/>
          <w:numId w:val="1"/>
        </w:numPr>
        <w:ind w:left="0" w:hanging="2"/>
        <w:jc w:val="center"/>
        <w:rPr>
          <w:sz w:val="24"/>
          <w:szCs w:val="24"/>
        </w:rPr>
      </w:pPr>
      <w:r w:rsidRPr="009A31FE">
        <w:rPr>
          <w:sz w:val="24"/>
          <w:szCs w:val="24"/>
        </w:rPr>
        <w:t>Figure 5: After running</w:t>
      </w:r>
    </w:p>
    <w:p w14:paraId="07039000" w14:textId="77777777" w:rsidR="00634BE9" w:rsidRPr="009A31FE" w:rsidRDefault="00634BE9" w:rsidP="00634BE9">
      <w:pPr>
        <w:ind w:hanging="2"/>
      </w:pPr>
    </w:p>
    <w:p w14:paraId="2EB802F4" w14:textId="77777777" w:rsidR="00634BE9" w:rsidRPr="009A31FE" w:rsidRDefault="00634BE9" w:rsidP="00634BE9">
      <w:pPr>
        <w:pStyle w:val="Heading3"/>
        <w:numPr>
          <w:ilvl w:val="2"/>
          <w:numId w:val="1"/>
        </w:numPr>
        <w:ind w:left="0" w:hanging="2"/>
        <w:jc w:val="both"/>
        <w:rPr>
          <w:b w:val="0"/>
          <w:sz w:val="24"/>
          <w:szCs w:val="24"/>
        </w:rPr>
      </w:pPr>
      <w:r w:rsidRPr="009A31FE">
        <w:rPr>
          <w:b w:val="0"/>
          <w:sz w:val="24"/>
          <w:szCs w:val="24"/>
        </w:rPr>
        <w:t xml:space="preserve">   To scale the waveform so that it fits entirely in the window, use the “Zoom out fully on x-axis” icon. It looks like an equals (=) sign. You can also play around other zoom options to analyze the waveform better.</w:t>
      </w:r>
    </w:p>
    <w:p w14:paraId="645611E5" w14:textId="213FE94B" w:rsidR="00634BE9" w:rsidRPr="009A31FE" w:rsidRDefault="005E099B" w:rsidP="00634BE9">
      <w:pPr>
        <w:jc w:val="center"/>
      </w:pPr>
      <w:r w:rsidRPr="009A31FE">
        <w:rPr>
          <w:noProof/>
        </w:rPr>
        <w:drawing>
          <wp:inline distT="0" distB="0" distL="0" distR="0" wp14:anchorId="6BDEC1E4" wp14:editId="2BCC6402">
            <wp:extent cx="1739882" cy="4454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44369" cy="446626"/>
                    </a:xfrm>
                    <a:prstGeom prst="rect">
                      <a:avLst/>
                    </a:prstGeom>
                  </pic:spPr>
                </pic:pic>
              </a:graphicData>
            </a:graphic>
          </wp:inline>
        </w:drawing>
      </w:r>
    </w:p>
    <w:p w14:paraId="54F9746D" w14:textId="77777777" w:rsidR="00634BE9" w:rsidRPr="009A31FE" w:rsidRDefault="00634BE9" w:rsidP="00634BE9">
      <w:pPr>
        <w:jc w:val="center"/>
        <w:rPr>
          <w:b/>
          <w:bCs/>
        </w:rPr>
      </w:pPr>
      <w:r w:rsidRPr="009A31FE">
        <w:rPr>
          <w:b/>
          <w:bCs/>
        </w:rPr>
        <w:t>Figure 6: Zoom options</w:t>
      </w:r>
    </w:p>
    <w:p w14:paraId="00F46B91" w14:textId="77777777" w:rsidR="00634BE9" w:rsidRPr="009A31FE" w:rsidRDefault="00634BE9" w:rsidP="00634BE9">
      <w:pPr>
        <w:pStyle w:val="Heading3"/>
        <w:numPr>
          <w:ilvl w:val="2"/>
          <w:numId w:val="1"/>
        </w:numPr>
        <w:ind w:left="0" w:hanging="2"/>
        <w:rPr>
          <w:b w:val="0"/>
          <w:sz w:val="24"/>
          <w:szCs w:val="24"/>
        </w:rPr>
      </w:pPr>
    </w:p>
    <w:p w14:paraId="3BCF57B8" w14:textId="77777777" w:rsidR="00634BE9" w:rsidRPr="009A31FE" w:rsidRDefault="00634BE9" w:rsidP="00634BE9">
      <w:pPr>
        <w:ind w:hanging="2"/>
      </w:pPr>
    </w:p>
    <w:p w14:paraId="1C64F09C" w14:textId="495B7F97" w:rsidR="00634BE9" w:rsidRPr="009A31FE" w:rsidRDefault="00634BE9" w:rsidP="00634BE9">
      <w:pPr>
        <w:ind w:hanging="2"/>
        <w:jc w:val="both"/>
      </w:pPr>
      <w:r w:rsidRPr="009A31FE">
        <w:t xml:space="preserve">   Let us now attempt to make a change in the testbench to make the initial load of the value register 7 and then re-run the simulation. The idea here is to note that we do not need to leave the GUI based environment to do the necessary compilation. In fact, all of the previous </w:t>
      </w:r>
      <w:r w:rsidR="00A5402F" w:rsidRPr="009A31FE">
        <w:rPr>
          <w:rFonts w:ascii="Courier New" w:eastAsia="Courier New" w:hAnsi="Courier New" w:cs="Courier New"/>
        </w:rPr>
        <w:t>vlog</w:t>
      </w:r>
      <w:r w:rsidRPr="009A31FE">
        <w:t xml:space="preserve"> </w:t>
      </w:r>
      <w:r w:rsidR="007161CB" w:rsidRPr="009A31FE">
        <w:t xml:space="preserve">and </w:t>
      </w:r>
      <w:r w:rsidR="007161CB" w:rsidRPr="009A31FE">
        <w:rPr>
          <w:rFonts w:ascii="Courier New" w:hAnsi="Courier New" w:cs="Courier New"/>
        </w:rPr>
        <w:t>vlib</w:t>
      </w:r>
      <w:r w:rsidR="007161CB" w:rsidRPr="009A31FE">
        <w:t xml:space="preserve"> </w:t>
      </w:r>
      <w:r w:rsidRPr="009A31FE">
        <w:t>command</w:t>
      </w:r>
      <w:r w:rsidR="007161CB" w:rsidRPr="009A31FE">
        <w:t>s</w:t>
      </w:r>
      <w:r w:rsidRPr="009A31FE">
        <w:t xml:space="preserve"> could have been run within the GUI by doing </w:t>
      </w:r>
      <w:r w:rsidR="007161CB" w:rsidRPr="009A31FE">
        <w:rPr>
          <w:rFonts w:ascii="Courier New" w:hAnsi="Courier New" w:cs="Courier New"/>
          <w:b/>
          <w:bCs/>
        </w:rPr>
        <w:t xml:space="preserve">&gt;vsim &amp; </w:t>
      </w:r>
      <w:r w:rsidRPr="009A31FE">
        <w:rPr>
          <w:rFonts w:ascii="Cardo" w:eastAsia="Cardo" w:hAnsi="Cardo" w:cs="Cardo"/>
        </w:rPr>
        <w:t xml:space="preserve">to </w:t>
      </w:r>
      <w:r w:rsidR="007161CB" w:rsidRPr="009A31FE">
        <w:rPr>
          <w:rFonts w:ascii="Cardo" w:eastAsia="Cardo" w:hAnsi="Cardo" w:cs="Cardo"/>
        </w:rPr>
        <w:t>re-</w:t>
      </w:r>
      <w:r w:rsidRPr="009A31FE">
        <w:rPr>
          <w:rFonts w:ascii="Cardo" w:eastAsia="Cardo" w:hAnsi="Cardo" w:cs="Cardo"/>
        </w:rPr>
        <w:t>invoke the GUI and then running all the necessary commands</w:t>
      </w:r>
      <w:r w:rsidRPr="009A31FE">
        <w:rPr>
          <w:b/>
        </w:rPr>
        <w:t xml:space="preserve">. </w:t>
      </w:r>
      <w:r w:rsidRPr="009A31FE">
        <w:t>Coming back to the issue at hand, do the following:</w:t>
      </w:r>
    </w:p>
    <w:p w14:paraId="676F498A" w14:textId="77777777" w:rsidR="00634BE9" w:rsidRPr="009A31FE" w:rsidRDefault="00634BE9" w:rsidP="00634BE9">
      <w:pPr>
        <w:ind w:hanging="2"/>
        <w:jc w:val="both"/>
      </w:pPr>
    </w:p>
    <w:p w14:paraId="33652E2B" w14:textId="3BE0C8D3" w:rsidR="00634BE9" w:rsidRPr="009A31FE" w:rsidRDefault="00634BE9" w:rsidP="009A31FE">
      <w:pPr>
        <w:numPr>
          <w:ilvl w:val="0"/>
          <w:numId w:val="3"/>
        </w:numPr>
        <w:ind w:left="0" w:hanging="2"/>
        <w:jc w:val="both"/>
      </w:pPr>
      <w:r w:rsidRPr="009A31FE">
        <w:lastRenderedPageBreak/>
        <w:t xml:space="preserve">Open </w:t>
      </w:r>
      <w:r w:rsidRPr="009A31FE">
        <w:rPr>
          <w:rFonts w:ascii="Courier New" w:eastAsia="Courier New" w:hAnsi="Courier New" w:cs="Courier New"/>
        </w:rPr>
        <w:t xml:space="preserve">test.v </w:t>
      </w:r>
      <w:r w:rsidRPr="009A31FE">
        <w:t xml:space="preserve">and change the value assigned to in from </w:t>
      </w:r>
      <w:r w:rsidRPr="009A31FE">
        <w:rPr>
          <w:rFonts w:ascii="Courier New" w:eastAsia="Courier New" w:hAnsi="Courier New" w:cs="Courier New"/>
        </w:rPr>
        <w:t>4'b01</w:t>
      </w:r>
      <w:r w:rsidR="007161CB" w:rsidRPr="009A31FE">
        <w:rPr>
          <w:rFonts w:ascii="Courier New" w:eastAsia="Courier New" w:hAnsi="Courier New" w:cs="Courier New"/>
        </w:rPr>
        <w:t>0</w:t>
      </w:r>
      <w:r w:rsidRPr="009A31FE">
        <w:rPr>
          <w:rFonts w:ascii="Courier New" w:eastAsia="Courier New" w:hAnsi="Courier New" w:cs="Courier New"/>
        </w:rPr>
        <w:t>1</w:t>
      </w:r>
      <w:r w:rsidRPr="009A31FE">
        <w:t xml:space="preserve"> to </w:t>
      </w:r>
      <w:r w:rsidRPr="009A31FE">
        <w:rPr>
          <w:rFonts w:ascii="Courier New" w:eastAsia="Courier New" w:hAnsi="Courier New" w:cs="Courier New"/>
        </w:rPr>
        <w:t>4'b01</w:t>
      </w:r>
      <w:r w:rsidR="007161CB" w:rsidRPr="009A31FE">
        <w:rPr>
          <w:rFonts w:ascii="Courier New" w:eastAsia="Courier New" w:hAnsi="Courier New" w:cs="Courier New"/>
        </w:rPr>
        <w:t>1</w:t>
      </w:r>
      <w:r w:rsidRPr="009A31FE">
        <w:rPr>
          <w:rFonts w:ascii="Courier New" w:eastAsia="Courier New" w:hAnsi="Courier New" w:cs="Courier New"/>
        </w:rPr>
        <w:t>1</w:t>
      </w:r>
      <w:r w:rsidRPr="009A31FE">
        <w:t xml:space="preserve"> and save the file. This is going to be the value loaded initially into the </w:t>
      </w:r>
      <w:r w:rsidRPr="009A31FE">
        <w:rPr>
          <w:rFonts w:ascii="Courier New" w:eastAsia="Courier New" w:hAnsi="Courier New" w:cs="Courier New"/>
        </w:rPr>
        <w:t>value</w:t>
      </w:r>
      <w:r w:rsidRPr="009A31FE">
        <w:t xml:space="preserve"> register. </w:t>
      </w:r>
    </w:p>
    <w:p w14:paraId="398518A0" w14:textId="5D80232E" w:rsidR="007161CB" w:rsidRPr="009A31FE" w:rsidRDefault="007161CB" w:rsidP="009A31FE">
      <w:pPr>
        <w:numPr>
          <w:ilvl w:val="0"/>
          <w:numId w:val="3"/>
        </w:numPr>
        <w:ind w:left="0" w:hanging="2"/>
        <w:jc w:val="both"/>
      </w:pPr>
      <w:r w:rsidRPr="009A31FE">
        <w:t xml:space="preserve">In the vsim GUI , type the following </w:t>
      </w:r>
      <w:r w:rsidRPr="009A31FE">
        <w:rPr>
          <w:rFonts w:ascii="Courier New" w:eastAsia="Courier New" w:hAnsi="Courier New" w:cs="Courier New"/>
          <w:b/>
        </w:rPr>
        <w:t xml:space="preserve">VSIM#&gt; vlog test.v. </w:t>
      </w:r>
      <w:r w:rsidRPr="009A31FE">
        <w:rPr>
          <w:rFonts w:eastAsia="Courier New"/>
          <w:bCs/>
        </w:rPr>
        <w:t xml:space="preserve">This compiles the edited file within the GUI environment. </w:t>
      </w:r>
    </w:p>
    <w:p w14:paraId="295FCEF1" w14:textId="33414DE4" w:rsidR="00634BE9" w:rsidRPr="009A31FE" w:rsidRDefault="00634BE9" w:rsidP="009A31FE">
      <w:pPr>
        <w:numPr>
          <w:ilvl w:val="0"/>
          <w:numId w:val="3"/>
        </w:numPr>
        <w:ind w:left="0" w:hanging="2"/>
        <w:jc w:val="both"/>
      </w:pPr>
      <w:r w:rsidRPr="009A31FE">
        <w:t>Restart the simulation that is presently running by doing a</w:t>
      </w:r>
    </w:p>
    <w:p w14:paraId="5B92CE4A" w14:textId="77777777" w:rsidR="00634BE9" w:rsidRPr="009A31FE" w:rsidRDefault="00634BE9" w:rsidP="00634BE9">
      <w:pPr>
        <w:ind w:firstLine="0"/>
        <w:jc w:val="both"/>
      </w:pPr>
      <w:r w:rsidRPr="009A31FE">
        <w:t xml:space="preserve"> </w:t>
      </w:r>
    </w:p>
    <w:p w14:paraId="2A00C573" w14:textId="2B70E6EE" w:rsidR="00634BE9" w:rsidRPr="009A31FE" w:rsidRDefault="00634BE9" w:rsidP="00634BE9">
      <w:pPr>
        <w:ind w:hanging="2"/>
        <w:jc w:val="both"/>
        <w:rPr>
          <w:rFonts w:ascii="Courier New" w:eastAsia="Courier New" w:hAnsi="Courier New" w:cs="Courier New"/>
        </w:rPr>
      </w:pPr>
      <w:r w:rsidRPr="009A31FE">
        <w:rPr>
          <w:rFonts w:ascii="Courier New" w:eastAsia="Courier New" w:hAnsi="Courier New" w:cs="Courier New"/>
          <w:b/>
        </w:rPr>
        <w:t>&gt; r</w:t>
      </w:r>
      <w:r w:rsidR="007161CB" w:rsidRPr="009A31FE">
        <w:rPr>
          <w:rFonts w:ascii="Courier New" w:eastAsia="Courier New" w:hAnsi="Courier New" w:cs="Courier New"/>
          <w:b/>
        </w:rPr>
        <w:t>estart -f</w:t>
      </w:r>
      <w:r w:rsidRPr="009A31FE">
        <w:rPr>
          <w:rFonts w:ascii="Courier New" w:eastAsia="Courier New" w:hAnsi="Courier New" w:cs="Courier New"/>
          <w:b/>
        </w:rPr>
        <w:t xml:space="preserve"> </w:t>
      </w:r>
    </w:p>
    <w:p w14:paraId="7AA39B13" w14:textId="491428D1" w:rsidR="00634BE9" w:rsidRPr="009A31FE" w:rsidRDefault="00634BE9" w:rsidP="00634BE9">
      <w:pPr>
        <w:ind w:hanging="2"/>
        <w:jc w:val="both"/>
        <w:rPr>
          <w:rFonts w:ascii="Courier New" w:eastAsia="Courier New" w:hAnsi="Courier New" w:cs="Courier New"/>
        </w:rPr>
      </w:pPr>
      <w:r w:rsidRPr="009A31FE">
        <w:rPr>
          <w:rFonts w:ascii="Courier New" w:eastAsia="Courier New" w:hAnsi="Courier New" w:cs="Courier New"/>
          <w:b/>
        </w:rPr>
        <w:t>&gt; run</w:t>
      </w:r>
      <w:r w:rsidR="00EE25A2" w:rsidRPr="009A31FE">
        <w:rPr>
          <w:rFonts w:ascii="Courier New" w:eastAsia="Courier New" w:hAnsi="Courier New" w:cs="Courier New"/>
          <w:b/>
        </w:rPr>
        <w:t xml:space="preserve"> 130ns</w:t>
      </w:r>
    </w:p>
    <w:p w14:paraId="718120FC" w14:textId="77777777" w:rsidR="00634BE9" w:rsidRPr="009A31FE" w:rsidRDefault="00634BE9" w:rsidP="00634BE9">
      <w:pPr>
        <w:ind w:hanging="2"/>
        <w:jc w:val="both"/>
      </w:pPr>
    </w:p>
    <w:p w14:paraId="01DB51C5" w14:textId="77777777" w:rsidR="00634BE9" w:rsidRPr="009A31FE" w:rsidRDefault="00634BE9" w:rsidP="00634BE9">
      <w:pPr>
        <w:ind w:hanging="2"/>
        <w:jc w:val="both"/>
      </w:pPr>
      <w:r w:rsidRPr="009A31FE">
        <w:t xml:space="preserve">   At this point, you should be able to note the modified initial loading of the </w:t>
      </w:r>
      <w:r w:rsidRPr="009A31FE">
        <w:rPr>
          <w:rFonts w:ascii="Courier New" w:eastAsia="Courier New" w:hAnsi="Courier New" w:cs="Courier New"/>
        </w:rPr>
        <w:t>value</w:t>
      </w:r>
      <w:r w:rsidRPr="009A31FE">
        <w:t xml:space="preserve"> register and the time when </w:t>
      </w:r>
      <w:r w:rsidRPr="009A31FE">
        <w:rPr>
          <w:rFonts w:ascii="Courier New" w:eastAsia="Courier New" w:hAnsi="Courier New" w:cs="Courier New"/>
        </w:rPr>
        <w:t>zero</w:t>
      </w:r>
      <w:r w:rsidRPr="009A31FE">
        <w:t xml:space="preserve"> goes high. </w:t>
      </w:r>
    </w:p>
    <w:p w14:paraId="55DCAD89" w14:textId="77777777" w:rsidR="00634BE9" w:rsidRPr="009A31FE" w:rsidRDefault="00634BE9" w:rsidP="00634BE9">
      <w:pPr>
        <w:ind w:hanging="2"/>
        <w:jc w:val="both"/>
      </w:pPr>
    </w:p>
    <w:p w14:paraId="0DFA38BE" w14:textId="5C7A663B" w:rsidR="00634BE9" w:rsidRPr="009A31FE" w:rsidRDefault="00EE25A2" w:rsidP="00DF2356">
      <w:pPr>
        <w:ind w:hanging="2"/>
        <w:jc w:val="center"/>
      </w:pPr>
      <w:bookmarkStart w:id="0" w:name="_gjdgxs" w:colFirst="0" w:colLast="0"/>
      <w:bookmarkEnd w:id="0"/>
      <w:r w:rsidRPr="009A31FE">
        <w:rPr>
          <w:noProof/>
        </w:rPr>
        <w:drawing>
          <wp:inline distT="0" distB="0" distL="0" distR="0" wp14:anchorId="5EB0CEB5" wp14:editId="110E6204">
            <wp:extent cx="5486400" cy="2977515"/>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86400" cy="2977515"/>
                    </a:xfrm>
                    <a:prstGeom prst="rect">
                      <a:avLst/>
                    </a:prstGeom>
                  </pic:spPr>
                </pic:pic>
              </a:graphicData>
            </a:graphic>
          </wp:inline>
        </w:drawing>
      </w:r>
    </w:p>
    <w:p w14:paraId="535F7E94" w14:textId="77777777" w:rsidR="00634BE9" w:rsidRPr="009A31FE" w:rsidRDefault="00634BE9" w:rsidP="00634BE9">
      <w:pPr>
        <w:ind w:firstLine="0"/>
      </w:pPr>
    </w:p>
    <w:p w14:paraId="1187DE64" w14:textId="10C2FA16" w:rsidR="00634BE9" w:rsidRPr="009A31FE" w:rsidRDefault="00634BE9" w:rsidP="00634BE9">
      <w:pPr>
        <w:ind w:hanging="2"/>
        <w:jc w:val="center"/>
        <w:rPr>
          <w:b/>
        </w:rPr>
      </w:pPr>
      <w:r w:rsidRPr="009A31FE">
        <w:rPr>
          <w:b/>
        </w:rPr>
        <w:t>Figure 7: After modifying the value of register 7</w:t>
      </w:r>
    </w:p>
    <w:p w14:paraId="2300DEBB" w14:textId="368286FC" w:rsidR="00EE25A2" w:rsidRPr="009A31FE" w:rsidRDefault="00EE25A2" w:rsidP="00634BE9">
      <w:pPr>
        <w:ind w:hanging="2"/>
        <w:jc w:val="center"/>
        <w:rPr>
          <w:b/>
        </w:rPr>
      </w:pPr>
    </w:p>
    <w:p w14:paraId="488141B8" w14:textId="21C31752" w:rsidR="00EE25A2" w:rsidRPr="009A31FE" w:rsidRDefault="00EE25A2" w:rsidP="00634BE9">
      <w:pPr>
        <w:ind w:hanging="2"/>
        <w:jc w:val="center"/>
        <w:rPr>
          <w:b/>
        </w:rPr>
      </w:pPr>
    </w:p>
    <w:p w14:paraId="546278B5" w14:textId="60BDA260" w:rsidR="00EE25A2" w:rsidRPr="009A31FE" w:rsidRDefault="00EE25A2" w:rsidP="00634BE9">
      <w:pPr>
        <w:ind w:hanging="2"/>
        <w:jc w:val="center"/>
        <w:rPr>
          <w:b/>
        </w:rPr>
      </w:pPr>
    </w:p>
    <w:p w14:paraId="552DBCBA" w14:textId="77777777" w:rsidR="00EE25A2" w:rsidRPr="009A31FE" w:rsidRDefault="00EE25A2" w:rsidP="00EE25A2">
      <w:pPr>
        <w:ind w:hanging="2"/>
      </w:pPr>
      <w:r w:rsidRPr="009A31FE">
        <w:t xml:space="preserve">For more information useful for design simulation, tool usage and work optimization, refer to Appendix A and </w:t>
      </w:r>
      <w:hyperlink r:id="rId47">
        <w:r w:rsidRPr="009A31FE">
          <w:rPr>
            <w:color w:val="0000FF"/>
            <w:u w:val="single"/>
          </w:rPr>
          <w:t>http://www.eda.ncsu.edu/wiki/Tutorial:Modelsim_Tutorial</w:t>
        </w:r>
      </w:hyperlink>
      <w:r w:rsidRPr="009A31FE">
        <w:t xml:space="preserve">. </w:t>
      </w:r>
    </w:p>
    <w:p w14:paraId="56AE00FD" w14:textId="77777777" w:rsidR="00EE25A2" w:rsidRPr="009A31FE" w:rsidRDefault="00EE25A2" w:rsidP="00EE25A2">
      <w:pPr>
        <w:ind w:hanging="2"/>
      </w:pPr>
    </w:p>
    <w:p w14:paraId="6C68C672" w14:textId="1B281565" w:rsidR="00EE25A2" w:rsidRPr="009A31FE" w:rsidRDefault="00EE25A2" w:rsidP="00EE25A2">
      <w:pPr>
        <w:ind w:hanging="2"/>
      </w:pPr>
      <w:r w:rsidRPr="009A31FE">
        <w:rPr>
          <w:b/>
        </w:rPr>
        <w:t>[ASIDE]:</w:t>
      </w:r>
      <w:r w:rsidRPr="009A31FE">
        <w:t xml:space="preserve"> For your information, you can type </w:t>
      </w:r>
      <w:r w:rsidRPr="009A31FE">
        <w:rPr>
          <w:rFonts w:ascii="Courier New" w:eastAsia="Courier New" w:hAnsi="Courier New" w:cs="Courier New"/>
          <w:b/>
        </w:rPr>
        <w:t>&gt;vsim –novopt –c &lt;your top module&gt;</w:t>
      </w:r>
      <w:r w:rsidRPr="009A31FE">
        <w:t xml:space="preserve"> if you wish to run your simulation without using waveforms (i.e. in console mode).</w:t>
      </w:r>
    </w:p>
    <w:p w14:paraId="6BC97B83" w14:textId="2B9436CB" w:rsidR="00EE25A2" w:rsidRPr="009A31FE" w:rsidRDefault="00EE25A2" w:rsidP="00EE25A2">
      <w:pPr>
        <w:ind w:hanging="2"/>
      </w:pPr>
    </w:p>
    <w:p w14:paraId="7006DA4B" w14:textId="51F15333" w:rsidR="00EE25A2" w:rsidRPr="009A31FE" w:rsidRDefault="00EE25A2" w:rsidP="00EE25A2">
      <w:pPr>
        <w:ind w:hanging="2"/>
      </w:pPr>
    </w:p>
    <w:p w14:paraId="3211B15B" w14:textId="6BCDC420" w:rsidR="00EE25A2" w:rsidRPr="009A31FE" w:rsidRDefault="00EE25A2" w:rsidP="00EE25A2">
      <w:pPr>
        <w:ind w:hanging="2"/>
      </w:pPr>
    </w:p>
    <w:p w14:paraId="5FBC6EA9" w14:textId="07B009B4" w:rsidR="00EE25A2" w:rsidRPr="009A31FE" w:rsidRDefault="00EE25A2" w:rsidP="00D24BBF">
      <w:pPr>
        <w:ind w:firstLine="0"/>
      </w:pPr>
    </w:p>
    <w:p w14:paraId="293FF430" w14:textId="30195B46" w:rsidR="006757B7" w:rsidRPr="009A31FE" w:rsidRDefault="00EE25A2" w:rsidP="006757B7">
      <w:pPr>
        <w:ind w:firstLine="0"/>
        <w:jc w:val="center"/>
        <w:rPr>
          <w:b/>
          <w:bCs/>
        </w:rPr>
      </w:pPr>
      <w:r w:rsidRPr="009A31FE">
        <w:rPr>
          <w:b/>
          <w:bCs/>
        </w:rPr>
        <w:lastRenderedPageBreak/>
        <w:t>Part B: Synthesis with SYNOPSY</w:t>
      </w:r>
      <w:r w:rsidR="006757B7" w:rsidRPr="009A31FE">
        <w:rPr>
          <w:b/>
          <w:bCs/>
        </w:rPr>
        <w:t>S</w:t>
      </w:r>
    </w:p>
    <w:p w14:paraId="57CF5F39" w14:textId="498502E5" w:rsidR="006757B7" w:rsidRPr="009A31FE" w:rsidRDefault="006757B7" w:rsidP="006757B7">
      <w:pPr>
        <w:ind w:firstLine="0"/>
        <w:jc w:val="center"/>
        <w:rPr>
          <w:b/>
          <w:bCs/>
        </w:rPr>
      </w:pPr>
    </w:p>
    <w:p w14:paraId="0ECCE855" w14:textId="65F9AFE3" w:rsidR="006757B7" w:rsidRPr="009A31FE" w:rsidRDefault="006757B7" w:rsidP="006757B7">
      <w:pPr>
        <w:ind w:firstLine="0"/>
        <w:jc w:val="center"/>
        <w:rPr>
          <w:b/>
          <w:bCs/>
        </w:rPr>
      </w:pPr>
    </w:p>
    <w:p w14:paraId="36DD7B58" w14:textId="2FD20CFF" w:rsidR="006757B7" w:rsidRPr="009A31FE" w:rsidRDefault="006757B7" w:rsidP="006757B7">
      <w:pPr>
        <w:ind w:firstLine="0"/>
        <w:rPr>
          <w:b/>
          <w:bCs/>
        </w:rPr>
      </w:pPr>
      <w:r w:rsidRPr="009A31FE">
        <w:rPr>
          <w:b/>
          <w:bCs/>
        </w:rPr>
        <w:t>1. Learning Objectives</w:t>
      </w:r>
    </w:p>
    <w:p w14:paraId="28496522" w14:textId="22B9A2AB" w:rsidR="006757B7" w:rsidRPr="009A31FE" w:rsidRDefault="006757B7" w:rsidP="006757B7">
      <w:pPr>
        <w:ind w:firstLine="0"/>
        <w:rPr>
          <w:b/>
          <w:bCs/>
        </w:rPr>
      </w:pPr>
    </w:p>
    <w:p w14:paraId="46A24161" w14:textId="70C0835E" w:rsidR="006757B7" w:rsidRPr="009A31FE" w:rsidRDefault="006757B7" w:rsidP="006757B7">
      <w:pPr>
        <w:pStyle w:val="ListParagraph"/>
        <w:numPr>
          <w:ilvl w:val="0"/>
          <w:numId w:val="10"/>
        </w:numPr>
      </w:pPr>
      <w:r w:rsidRPr="009A31FE">
        <w:t>Learn how to use the basics of the Synopsys synthesis tools (Design Vision™)</w:t>
      </w:r>
    </w:p>
    <w:p w14:paraId="247CB119" w14:textId="431EAB23" w:rsidR="006757B7" w:rsidRPr="009A31FE" w:rsidRDefault="006757B7" w:rsidP="006757B7">
      <w:pPr>
        <w:pStyle w:val="ListParagraph"/>
        <w:numPr>
          <w:ilvl w:val="0"/>
          <w:numId w:val="10"/>
        </w:numPr>
      </w:pPr>
      <w:r w:rsidRPr="009A31FE">
        <w:t>Learn how Synopsys can be used to identify common coding problems.</w:t>
      </w:r>
    </w:p>
    <w:p w14:paraId="0A982A12" w14:textId="65E7E42E" w:rsidR="006757B7" w:rsidRPr="009A31FE" w:rsidRDefault="006757B7" w:rsidP="006757B7">
      <w:pPr>
        <w:pStyle w:val="ListParagraph"/>
        <w:numPr>
          <w:ilvl w:val="0"/>
          <w:numId w:val="10"/>
        </w:numPr>
      </w:pPr>
      <w:r w:rsidRPr="009A31FE">
        <w:t xml:space="preserve">Practice the complete design cycle, from specifications through synthesis. </w:t>
      </w:r>
    </w:p>
    <w:p w14:paraId="0C29A775" w14:textId="3A214023" w:rsidR="006757B7" w:rsidRPr="009A31FE" w:rsidRDefault="006757B7" w:rsidP="006757B7">
      <w:pPr>
        <w:ind w:firstLine="0"/>
      </w:pPr>
    </w:p>
    <w:p w14:paraId="28A66418" w14:textId="120476D7" w:rsidR="006757B7" w:rsidRPr="009A31FE" w:rsidRDefault="006757B7" w:rsidP="006757B7">
      <w:pPr>
        <w:ind w:firstLine="0"/>
        <w:rPr>
          <w:b/>
          <w:bCs/>
        </w:rPr>
      </w:pPr>
      <w:r w:rsidRPr="009A31FE">
        <w:rPr>
          <w:b/>
          <w:bCs/>
        </w:rPr>
        <w:t>2. Establishing the Correct Environment and Launching Design Vision</w:t>
      </w:r>
    </w:p>
    <w:p w14:paraId="504FD8CA" w14:textId="223CB08D" w:rsidR="006757B7" w:rsidRPr="009A31FE" w:rsidRDefault="006757B7" w:rsidP="006757B7">
      <w:pPr>
        <w:ind w:firstLine="0"/>
        <w:rPr>
          <w:b/>
          <w:bCs/>
        </w:rPr>
      </w:pPr>
    </w:p>
    <w:p w14:paraId="0D4DCBAC" w14:textId="6470A05D" w:rsidR="006757B7" w:rsidRPr="009A31FE" w:rsidRDefault="006757B7" w:rsidP="00E85FE1">
      <w:pPr>
        <w:ind w:firstLine="0"/>
        <w:jc w:val="both"/>
      </w:pPr>
      <w:r w:rsidRPr="009A31FE">
        <w:t>It is recommended that you do each lab or design in a new directory (preferably different from</w:t>
      </w:r>
      <w:r w:rsidR="00E85FE1">
        <w:t xml:space="preserve"> </w:t>
      </w:r>
      <w:r w:rsidRPr="009A31FE">
        <w:t xml:space="preserve">the directory you used for Part A). </w:t>
      </w:r>
      <w:r w:rsidR="009A31FE" w:rsidRPr="009A31FE">
        <w:br/>
        <w:t xml:space="preserve">First copy </w:t>
      </w:r>
      <w:r w:rsidR="009A31FE" w:rsidRPr="00E85FE1">
        <w:rPr>
          <w:rFonts w:ascii="Courier New" w:hAnsi="Courier New" w:cs="Courier New"/>
        </w:rPr>
        <w:t>.synopsys_dc.setup</w:t>
      </w:r>
      <w:r w:rsidR="009A31FE" w:rsidRPr="009A31FE">
        <w:t xml:space="preserve"> to this directory from the class website. This file is the basic setup file (as the name suggests) that sets up the environment, tool and user variables for a given synthesis run. </w:t>
      </w:r>
      <w:r w:rsidR="009A31FE" w:rsidRPr="009A31FE">
        <w:rPr>
          <w:b/>
          <w:bCs/>
        </w:rPr>
        <w:t xml:space="preserve">It is important to create a copy of </w:t>
      </w:r>
      <w:r w:rsidR="009A31FE" w:rsidRPr="00E85FE1">
        <w:rPr>
          <w:rFonts w:ascii="Courier New" w:hAnsi="Courier New" w:cs="Courier New"/>
        </w:rPr>
        <w:t>.synopsys_dc.setup</w:t>
      </w:r>
      <w:r w:rsidR="009A31FE" w:rsidRPr="009A31FE">
        <w:t xml:space="preserve"> </w:t>
      </w:r>
      <w:r w:rsidR="009A31FE" w:rsidRPr="009A31FE">
        <w:rPr>
          <w:b/>
          <w:bCs/>
        </w:rPr>
        <w:t xml:space="preserve">in every directory from which you plane to run synopsys. </w:t>
      </w:r>
      <w:r w:rsidR="009A31FE" w:rsidRPr="009A31FE">
        <w:t xml:space="preserve">Otherwise, it will not be able to find the libraries needed for compilation and you will encounter UIO-3 error (which will be discussed further in the appendix). </w:t>
      </w:r>
    </w:p>
    <w:p w14:paraId="502396A2" w14:textId="0238C813" w:rsidR="009A31FE" w:rsidRPr="009A31FE" w:rsidRDefault="009A31FE" w:rsidP="00E85FE1">
      <w:pPr>
        <w:ind w:firstLine="0"/>
        <w:jc w:val="both"/>
        <w:rPr>
          <w:b/>
          <w:bCs/>
        </w:rPr>
      </w:pPr>
      <w:r w:rsidRPr="009A31FE">
        <w:rPr>
          <w:b/>
          <w:bCs/>
        </w:rPr>
        <w:t xml:space="preserve">Additionally, please make sure that there is no </w:t>
      </w:r>
      <w:r w:rsidRPr="00E85FE1">
        <w:rPr>
          <w:rFonts w:ascii="Courier New" w:hAnsi="Courier New" w:cs="Courier New"/>
          <w:b/>
          <w:bCs/>
        </w:rPr>
        <w:t>.synopsys_dc.setup</w:t>
      </w:r>
      <w:r w:rsidRPr="009A31FE">
        <w:rPr>
          <w:b/>
          <w:bCs/>
        </w:rPr>
        <w:t xml:space="preserve"> file in your home directory. This is important given that this file is called along with the file in the present directory. Finally, you will see that </w:t>
      </w:r>
      <w:r w:rsidRPr="00E85FE1">
        <w:rPr>
          <w:rFonts w:ascii="Courier New" w:hAnsi="Courier New" w:cs="Courier New"/>
          <w:b/>
          <w:bCs/>
        </w:rPr>
        <w:t>.synopsys_dc.setup</w:t>
      </w:r>
      <w:r w:rsidRPr="009A31FE">
        <w:rPr>
          <w:b/>
          <w:bCs/>
        </w:rPr>
        <w:t xml:space="preserve"> is renamed into </w:t>
      </w:r>
      <w:r w:rsidRPr="00E85FE1">
        <w:rPr>
          <w:rFonts w:ascii="Courier New" w:hAnsi="Courier New" w:cs="Courier New"/>
          <w:b/>
          <w:bCs/>
        </w:rPr>
        <w:t>synopsys_dc.se</w:t>
      </w:r>
      <w:r w:rsidRPr="009A31FE">
        <w:rPr>
          <w:b/>
          <w:bCs/>
        </w:rPr>
        <w:t>tup (without .) if you copied the file from Windows PC. Choose your favorite text editor and rename the file correctly.</w:t>
      </w:r>
    </w:p>
    <w:p w14:paraId="45A6FCBF" w14:textId="285EED44" w:rsidR="006757B7" w:rsidRPr="009A31FE" w:rsidRDefault="006757B7" w:rsidP="006757B7">
      <w:pPr>
        <w:ind w:firstLine="0"/>
      </w:pPr>
      <w:r w:rsidRPr="009A31FE">
        <w:t>Now type:</w:t>
      </w:r>
      <w:r w:rsidR="009A31FE" w:rsidRPr="009A31FE">
        <w:t xml:space="preserve"> </w:t>
      </w:r>
    </w:p>
    <w:p w14:paraId="408D8600" w14:textId="105A85F8" w:rsidR="006757B7" w:rsidRPr="009A31FE" w:rsidRDefault="006757B7" w:rsidP="006757B7">
      <w:pPr>
        <w:ind w:firstLine="0"/>
      </w:pPr>
    </w:p>
    <w:p w14:paraId="7BD23802" w14:textId="1669E0CF" w:rsidR="006757B7" w:rsidRPr="009A31FE" w:rsidRDefault="006757B7" w:rsidP="006757B7">
      <w:pPr>
        <w:rPr>
          <w:rFonts w:ascii="Courier New" w:hAnsi="Courier New" w:cs="Courier New"/>
          <w:b/>
          <w:bCs/>
        </w:rPr>
      </w:pPr>
      <w:r w:rsidRPr="009A31FE">
        <w:rPr>
          <w:rFonts w:ascii="Courier New" w:hAnsi="Courier New" w:cs="Courier New"/>
          <w:b/>
          <w:bCs/>
        </w:rPr>
        <w:t xml:space="preserve">&gt; module load </w:t>
      </w:r>
      <w:proofErr w:type="spellStart"/>
      <w:r w:rsidRPr="009A31FE">
        <w:rPr>
          <w:rFonts w:ascii="Courier New" w:hAnsi="Courier New" w:cs="Courier New"/>
          <w:b/>
          <w:bCs/>
        </w:rPr>
        <w:t>synopsys</w:t>
      </w:r>
      <w:proofErr w:type="spellEnd"/>
      <w:r w:rsidRPr="009A31FE">
        <w:rPr>
          <w:rFonts w:ascii="Courier New" w:hAnsi="Courier New" w:cs="Courier New"/>
          <w:b/>
          <w:bCs/>
        </w:rPr>
        <w:t>/202</w:t>
      </w:r>
      <w:r w:rsidR="005464AC">
        <w:rPr>
          <w:rFonts w:ascii="Courier New" w:hAnsi="Courier New" w:cs="Courier New"/>
          <w:b/>
          <w:bCs/>
        </w:rPr>
        <w:t>2</w:t>
      </w:r>
    </w:p>
    <w:p w14:paraId="745E33FB" w14:textId="11B30390" w:rsidR="006757B7" w:rsidRPr="009A31FE" w:rsidRDefault="006757B7" w:rsidP="006757B7">
      <w:pPr>
        <w:rPr>
          <w:rFonts w:ascii="Courier New" w:hAnsi="Courier New" w:cs="Courier New"/>
          <w:b/>
          <w:bCs/>
        </w:rPr>
      </w:pPr>
      <w:r w:rsidRPr="009A31FE">
        <w:rPr>
          <w:rFonts w:ascii="Courier New" w:hAnsi="Courier New" w:cs="Courier New"/>
          <w:b/>
          <w:bCs/>
        </w:rPr>
        <w:t>&gt; design_vision</w:t>
      </w:r>
    </w:p>
    <w:p w14:paraId="1B9C7019" w14:textId="5B853F2E" w:rsidR="009A31FE" w:rsidRPr="009A31FE" w:rsidRDefault="009A31FE" w:rsidP="006757B7">
      <w:pPr>
        <w:rPr>
          <w:rFonts w:ascii="Courier New" w:hAnsi="Courier New" w:cs="Courier New"/>
          <w:b/>
          <w:bCs/>
        </w:rPr>
      </w:pPr>
    </w:p>
    <w:p w14:paraId="21D5A839" w14:textId="77355CE3" w:rsidR="009A31FE" w:rsidRDefault="009A31FE" w:rsidP="006757B7">
      <w:r w:rsidRPr="009A31FE">
        <w:t>At the time of tool invocation</w:t>
      </w:r>
      <w:r>
        <w:t xml:space="preserve">, this file is sourced to setup. Therefore, if you copy the setup file to the directory after invocation of the synthesis tool, you will have to exit and restart Design Vision. </w:t>
      </w:r>
    </w:p>
    <w:p w14:paraId="55395851" w14:textId="13FDEBFA" w:rsidR="009A31FE" w:rsidRDefault="009A31FE" w:rsidP="006757B7"/>
    <w:p w14:paraId="53AD60EF" w14:textId="5D0FC4AE" w:rsidR="008E7171" w:rsidRDefault="009A31FE" w:rsidP="008E7171">
      <w:r>
        <w:t xml:space="preserve">You should see the Design Vision GUI appear on the screen. You will also note that the prompt changes to </w:t>
      </w:r>
      <w:r w:rsidRPr="009A31FE">
        <w:rPr>
          <w:rFonts w:ascii="Courier New" w:hAnsi="Courier New" w:cs="Courier New"/>
        </w:rPr>
        <w:t>design_vision &gt;</w:t>
      </w:r>
      <w:r>
        <w:t xml:space="preserve"> on the command prompt. </w:t>
      </w:r>
      <w:r w:rsidR="008E7171">
        <w:t>Following new and improved GUI for Design Vision will be opened:</w:t>
      </w:r>
    </w:p>
    <w:p w14:paraId="40F92ACA" w14:textId="31EB7095" w:rsidR="008E7171" w:rsidRDefault="008E7171" w:rsidP="00DF2356">
      <w:pPr>
        <w:jc w:val="center"/>
      </w:pPr>
      <w:r>
        <w:rPr>
          <w:noProof/>
        </w:rPr>
        <w:lastRenderedPageBreak/>
        <w:drawing>
          <wp:inline distT="0" distB="0" distL="0" distR="0" wp14:anchorId="304ADEDE" wp14:editId="4354C337">
            <wp:extent cx="4376434" cy="2369049"/>
            <wp:effectExtent l="0" t="0" r="0" b="0"/>
            <wp:docPr id="18" name="Picture 1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ord&#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86948" cy="2374741"/>
                    </a:xfrm>
                    <a:prstGeom prst="rect">
                      <a:avLst/>
                    </a:prstGeom>
                  </pic:spPr>
                </pic:pic>
              </a:graphicData>
            </a:graphic>
          </wp:inline>
        </w:drawing>
      </w:r>
    </w:p>
    <w:p w14:paraId="756E0995" w14:textId="12987EDA" w:rsidR="008E7171" w:rsidRDefault="008E7171" w:rsidP="008E7171"/>
    <w:p w14:paraId="5B6BF1CB" w14:textId="2D7756AF" w:rsidR="008E7171" w:rsidRPr="00DF2356" w:rsidRDefault="00DF2356" w:rsidP="00DF2356">
      <w:pPr>
        <w:jc w:val="center"/>
        <w:rPr>
          <w:b/>
          <w:bCs/>
        </w:rPr>
      </w:pPr>
      <w:r>
        <w:rPr>
          <w:b/>
          <w:bCs/>
        </w:rPr>
        <w:t>Figure 8: DesignWare Interface</w:t>
      </w:r>
    </w:p>
    <w:p w14:paraId="73EA1989" w14:textId="76E29121" w:rsidR="00E85FE1" w:rsidRDefault="00E85FE1" w:rsidP="006757B7"/>
    <w:p w14:paraId="6CE6A2A3" w14:textId="66FA2699" w:rsidR="00E85FE1" w:rsidRDefault="00E85FE1" w:rsidP="006757B7"/>
    <w:p w14:paraId="25A79E44" w14:textId="16CB013F" w:rsidR="00E85FE1" w:rsidRDefault="00E85FE1" w:rsidP="006757B7">
      <w:pPr>
        <w:rPr>
          <w:b/>
          <w:bCs/>
        </w:rPr>
      </w:pPr>
      <w:r>
        <w:rPr>
          <w:b/>
          <w:bCs/>
        </w:rPr>
        <w:t>3. Synthesizing a sample Verilog File</w:t>
      </w:r>
    </w:p>
    <w:p w14:paraId="04FB985F" w14:textId="431116C1" w:rsidR="00E85FE1" w:rsidRDefault="00E85FE1" w:rsidP="006757B7">
      <w:pPr>
        <w:rPr>
          <w:b/>
          <w:bCs/>
        </w:rPr>
      </w:pPr>
    </w:p>
    <w:p w14:paraId="01A2C455" w14:textId="570F98C1" w:rsidR="00E85FE1" w:rsidRDefault="00E85FE1" w:rsidP="006757B7">
      <w:pPr>
        <w:rPr>
          <w:color w:val="000000"/>
        </w:rPr>
      </w:pPr>
      <w:r>
        <w:t xml:space="preserve">Download </w:t>
      </w:r>
      <w:r w:rsidRPr="008E7171">
        <w:rPr>
          <w:rFonts w:ascii="Courier New" w:hAnsi="Courier New" w:cs="Courier New"/>
        </w:rPr>
        <w:t>counter.v, setup.tcl, read.tcl, Constraints.tcl</w:t>
      </w:r>
      <w:r>
        <w:t xml:space="preserve"> and </w:t>
      </w:r>
      <w:r w:rsidRPr="008E7171">
        <w:rPr>
          <w:rFonts w:ascii="Courier New" w:hAnsi="Courier New" w:cs="Courier New"/>
        </w:rPr>
        <w:t>CompileAnalyze.tcl</w:t>
      </w:r>
      <w:r>
        <w:t xml:space="preserve"> from the web page. </w:t>
      </w:r>
      <w:r>
        <w:rPr>
          <w:color w:val="000000"/>
        </w:rPr>
        <w:t xml:space="preserve">Open </w:t>
      </w:r>
      <w:r>
        <w:rPr>
          <w:rFonts w:ascii="Courier New" w:eastAsia="Courier New" w:hAnsi="Courier New" w:cs="Courier New"/>
          <w:color w:val="000000"/>
          <w:sz w:val="21"/>
          <w:szCs w:val="21"/>
        </w:rPr>
        <w:t>counter.v, setup.tcl, read.tcl, Constraints.tcl</w:t>
      </w:r>
      <w:r>
        <w:rPr>
          <w:color w:val="000000"/>
        </w:rPr>
        <w:t xml:space="preserve"> and </w:t>
      </w:r>
      <w:r>
        <w:rPr>
          <w:rFonts w:ascii="Courier New" w:eastAsia="Courier New" w:hAnsi="Courier New" w:cs="Courier New"/>
          <w:color w:val="000000"/>
          <w:sz w:val="21"/>
          <w:szCs w:val="21"/>
        </w:rPr>
        <w:t>CompileAnalyze.tcl</w:t>
      </w:r>
      <w:r>
        <w:rPr>
          <w:color w:val="000000"/>
        </w:rPr>
        <w:t xml:space="preserve"> in your favorite editor. Review what is written there, especially in the comments.  Then in the command line, enter the following:</w:t>
      </w:r>
    </w:p>
    <w:p w14:paraId="0C64109D" w14:textId="75DE0B1B" w:rsidR="00E85FE1" w:rsidRDefault="00E85FE1" w:rsidP="006757B7">
      <w:pPr>
        <w:rPr>
          <w:color w:val="000000"/>
        </w:rPr>
      </w:pPr>
    </w:p>
    <w:p w14:paraId="625D143A" w14:textId="2FB4ECEB" w:rsidR="00E85FE1" w:rsidRPr="008E7171" w:rsidRDefault="00E85FE1" w:rsidP="006757B7">
      <w:pPr>
        <w:rPr>
          <w:rFonts w:ascii="Courier New" w:hAnsi="Courier New" w:cs="Courier New"/>
          <w:color w:val="000000"/>
        </w:rPr>
      </w:pPr>
      <w:r w:rsidRPr="008E7171">
        <w:rPr>
          <w:rFonts w:ascii="Courier New" w:hAnsi="Courier New" w:cs="Courier New"/>
          <w:color w:val="000000"/>
        </w:rPr>
        <w:t>design_vision&gt; source setup.tcl</w:t>
      </w:r>
    </w:p>
    <w:p w14:paraId="4AF1B3E2" w14:textId="3AB9FA01" w:rsidR="00E85FE1" w:rsidRPr="008E7171" w:rsidRDefault="00E85FE1" w:rsidP="006757B7">
      <w:pPr>
        <w:rPr>
          <w:rFonts w:ascii="Courier New" w:hAnsi="Courier New" w:cs="Courier New"/>
          <w:color w:val="000000"/>
        </w:rPr>
      </w:pPr>
      <w:r w:rsidRPr="008E7171">
        <w:rPr>
          <w:rFonts w:ascii="Courier New" w:hAnsi="Courier New" w:cs="Courier New"/>
          <w:color w:val="000000"/>
        </w:rPr>
        <w:t>design_vision&gt; source read.tcl</w:t>
      </w:r>
    </w:p>
    <w:p w14:paraId="0BB8C492" w14:textId="4A59BE19" w:rsidR="00E85FE1" w:rsidRDefault="00E85FE1" w:rsidP="006757B7">
      <w:pPr>
        <w:rPr>
          <w:color w:val="000000"/>
        </w:rPr>
      </w:pPr>
    </w:p>
    <w:p w14:paraId="6FDEB399" w14:textId="78C37301" w:rsidR="00E85FE1" w:rsidRDefault="00E85FE1" w:rsidP="00E85FE1">
      <w:pPr>
        <w:pStyle w:val="ListParagraph"/>
        <w:numPr>
          <w:ilvl w:val="0"/>
          <w:numId w:val="14"/>
        </w:numPr>
      </w:pPr>
      <w:r w:rsidRPr="008E7171">
        <w:rPr>
          <w:rFonts w:ascii="Courier New" w:hAnsi="Courier New" w:cs="Courier New"/>
        </w:rPr>
        <w:t>setup.tcl</w:t>
      </w:r>
      <w:r>
        <w:t xml:space="preserve">: Sets up the variables that will be used to distinguish different runs of synthesis. </w:t>
      </w:r>
    </w:p>
    <w:p w14:paraId="7D1FEC37" w14:textId="2166A369" w:rsidR="00E85FE1" w:rsidRDefault="00E85FE1" w:rsidP="00E85FE1">
      <w:pPr>
        <w:pStyle w:val="ListParagraph"/>
        <w:numPr>
          <w:ilvl w:val="0"/>
          <w:numId w:val="14"/>
        </w:numPr>
      </w:pPr>
      <w:r w:rsidRPr="008E7171">
        <w:rPr>
          <w:rFonts w:ascii="Courier New" w:hAnsi="Courier New" w:cs="Courier New"/>
        </w:rPr>
        <w:t>read.tcl</w:t>
      </w:r>
      <w:r>
        <w:t xml:space="preserve">: Reads and compiles all the Verilog files to load the design. </w:t>
      </w:r>
    </w:p>
    <w:p w14:paraId="7997AE43" w14:textId="4B05263E" w:rsidR="002A3BEC" w:rsidRDefault="002A3BEC" w:rsidP="002A3BEC">
      <w:pPr>
        <w:pStyle w:val="ListParagraph"/>
        <w:ind w:left="833" w:firstLine="0"/>
      </w:pPr>
    </w:p>
    <w:p w14:paraId="1F98F390" w14:textId="69B116B7" w:rsidR="002A3BEC" w:rsidRDefault="002A3BEC" w:rsidP="002A3BEC">
      <w:pPr>
        <w:pStyle w:val="ListParagraph"/>
        <w:ind w:left="833" w:firstLine="0"/>
      </w:pPr>
      <w:r>
        <w:t xml:space="preserve">You could check the information that loads after running the commands on logs of your terminal as well as the DesignVision GUI. </w:t>
      </w:r>
    </w:p>
    <w:p w14:paraId="694DB586" w14:textId="46F6A826" w:rsidR="008E7171" w:rsidRDefault="008E7171" w:rsidP="008E7171">
      <w:pPr>
        <w:ind w:firstLine="0"/>
      </w:pPr>
    </w:p>
    <w:p w14:paraId="7F9D9A29" w14:textId="5C30075C" w:rsidR="008E7171" w:rsidRDefault="008E7171" w:rsidP="008E7171">
      <w:pPr>
        <w:ind w:firstLine="0"/>
      </w:pPr>
    </w:p>
    <w:p w14:paraId="399746FD" w14:textId="5BE4ABBD" w:rsidR="008E7171" w:rsidRDefault="002A3BEC" w:rsidP="008E7171">
      <w:pPr>
        <w:ind w:firstLine="0"/>
        <w:jc w:val="center"/>
      </w:pPr>
      <w:r>
        <w:rPr>
          <w:noProof/>
        </w:rPr>
        <w:lastRenderedPageBreak/>
        <w:drawing>
          <wp:inline distT="0" distB="0" distL="0" distR="0" wp14:anchorId="6E9D601A" wp14:editId="54B07892">
            <wp:extent cx="5486400" cy="2977515"/>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86400" cy="2977515"/>
                    </a:xfrm>
                    <a:prstGeom prst="rect">
                      <a:avLst/>
                    </a:prstGeom>
                  </pic:spPr>
                </pic:pic>
              </a:graphicData>
            </a:graphic>
          </wp:inline>
        </w:drawing>
      </w:r>
    </w:p>
    <w:p w14:paraId="590D772C" w14:textId="6C3258B1" w:rsidR="008E7171" w:rsidRDefault="008E7171" w:rsidP="008E7171">
      <w:pPr>
        <w:ind w:firstLine="0"/>
        <w:jc w:val="center"/>
        <w:rPr>
          <w:b/>
          <w:bCs/>
        </w:rPr>
      </w:pPr>
    </w:p>
    <w:p w14:paraId="628165C6" w14:textId="3B850A5D" w:rsidR="008E7171" w:rsidRDefault="008E7171" w:rsidP="008E7171">
      <w:pPr>
        <w:ind w:firstLine="0"/>
        <w:jc w:val="center"/>
        <w:rPr>
          <w:b/>
          <w:bCs/>
        </w:rPr>
      </w:pPr>
      <w:r>
        <w:rPr>
          <w:b/>
          <w:bCs/>
        </w:rPr>
        <w:t>Figure</w:t>
      </w:r>
      <w:r w:rsidR="00DF2356">
        <w:rPr>
          <w:b/>
          <w:bCs/>
        </w:rPr>
        <w:t xml:space="preserve"> 9</w:t>
      </w:r>
      <w:r>
        <w:rPr>
          <w:b/>
          <w:bCs/>
        </w:rPr>
        <w:t>: After sourcing setup.tcl and read.tcl</w:t>
      </w:r>
    </w:p>
    <w:p w14:paraId="17BEABD5" w14:textId="08D2BD2F" w:rsidR="008E7171" w:rsidRDefault="008E7171" w:rsidP="008E7171">
      <w:pPr>
        <w:ind w:firstLine="0"/>
        <w:jc w:val="center"/>
        <w:rPr>
          <w:b/>
          <w:bCs/>
        </w:rPr>
      </w:pPr>
    </w:p>
    <w:p w14:paraId="17B06D66" w14:textId="666193CE" w:rsidR="008E7171" w:rsidRDefault="008E7171" w:rsidP="008E7171">
      <w:pPr>
        <w:ind w:firstLine="0"/>
        <w:jc w:val="center"/>
        <w:rPr>
          <w:b/>
          <w:bCs/>
        </w:rPr>
      </w:pPr>
    </w:p>
    <w:p w14:paraId="4870370D" w14:textId="10091234" w:rsidR="008E7171" w:rsidRDefault="002A3BEC" w:rsidP="002A3BEC">
      <w:pPr>
        <w:ind w:firstLine="0"/>
      </w:pPr>
      <w:r>
        <w:t xml:space="preserve">Now, we will try to analyze some of the aspects pertaining to your homework or project and playing around Design Compiler. </w:t>
      </w:r>
    </w:p>
    <w:p w14:paraId="470C1242" w14:textId="35253EC0" w:rsidR="002A3BEC" w:rsidRDefault="002A3BEC" w:rsidP="002A3BEC">
      <w:pPr>
        <w:ind w:firstLine="0"/>
      </w:pPr>
    </w:p>
    <w:p w14:paraId="66685DFB" w14:textId="1801DCF8" w:rsidR="002A3BEC" w:rsidRDefault="002A3BEC" w:rsidP="002A3BEC">
      <w:pPr>
        <w:pStyle w:val="ListParagraph"/>
        <w:numPr>
          <w:ilvl w:val="0"/>
          <w:numId w:val="18"/>
        </w:numPr>
        <w:rPr>
          <w:b/>
          <w:bCs/>
        </w:rPr>
      </w:pPr>
      <w:r>
        <w:rPr>
          <w:b/>
          <w:bCs/>
        </w:rPr>
        <w:t>Flip flops that are specified in this design according to your Verilog Code. Put these in your Homework Answer Sheet.</w:t>
      </w:r>
    </w:p>
    <w:p w14:paraId="1A86E1A0" w14:textId="438A6E33" w:rsidR="002A3BEC" w:rsidRDefault="002A3BEC" w:rsidP="002A3BEC">
      <w:pPr>
        <w:pStyle w:val="ListParagraph"/>
        <w:ind w:left="833" w:firstLine="0"/>
        <w:rPr>
          <w:b/>
          <w:bCs/>
        </w:rPr>
      </w:pPr>
    </w:p>
    <w:p w14:paraId="30B26169" w14:textId="3D539C0F" w:rsidR="002A3BEC" w:rsidRDefault="002A3BEC" w:rsidP="002A3BEC">
      <w:pPr>
        <w:pStyle w:val="ListParagraph"/>
        <w:ind w:left="833" w:firstLine="0"/>
      </w:pPr>
      <w:r>
        <w:t xml:space="preserve">At this time it would be apropos to note the presence of the </w:t>
      </w:r>
      <w:r w:rsidRPr="002A3BEC">
        <w:rPr>
          <w:rFonts w:ascii="Courier New" w:hAnsi="Courier New" w:cs="Courier New"/>
        </w:rPr>
        <w:t>History</w:t>
      </w:r>
      <w:r>
        <w:t xml:space="preserve"> and </w:t>
      </w:r>
      <w:r w:rsidRPr="002A3BEC">
        <w:rPr>
          <w:rFonts w:ascii="Courier New" w:hAnsi="Courier New" w:cs="Courier New"/>
        </w:rPr>
        <w:t>Log</w:t>
      </w:r>
      <w:r>
        <w:t xml:space="preserve"> tabs (Point A: circled in the figure above). The </w:t>
      </w:r>
      <w:r w:rsidRPr="002A3BEC">
        <w:rPr>
          <w:rFonts w:ascii="Courier New" w:hAnsi="Courier New" w:cs="Courier New"/>
        </w:rPr>
        <w:t>History</w:t>
      </w:r>
      <w:r>
        <w:t xml:space="preserve"> tab would enumerate all the previous commands executed and provides the ability to re-execute any of them using the </w:t>
      </w:r>
      <w:r w:rsidRPr="002A3BEC">
        <w:rPr>
          <w:rFonts w:ascii="Courier New" w:hAnsi="Courier New" w:cs="Courier New"/>
        </w:rPr>
        <w:t>“Execute”</w:t>
      </w:r>
      <w:r>
        <w:t xml:space="preserve"> tabs that appears the </w:t>
      </w:r>
      <w:r w:rsidRPr="002A3BEC">
        <w:rPr>
          <w:rFonts w:ascii="Courier New" w:hAnsi="Courier New" w:cs="Courier New"/>
        </w:rPr>
        <w:t>History</w:t>
      </w:r>
      <w:r>
        <w:t xml:space="preserve"> tab when it is clicked. </w:t>
      </w:r>
    </w:p>
    <w:p w14:paraId="4B96C909" w14:textId="72AB3316" w:rsidR="002A3BEC" w:rsidRDefault="002A3BEC" w:rsidP="002A3BEC">
      <w:pPr>
        <w:pStyle w:val="ListParagraph"/>
        <w:ind w:left="833" w:firstLine="0"/>
      </w:pPr>
    </w:p>
    <w:p w14:paraId="2CD3C483" w14:textId="39377280" w:rsidR="002A3BEC" w:rsidRDefault="002A3BEC" w:rsidP="002A3BEC">
      <w:pPr>
        <w:pStyle w:val="ListParagraph"/>
        <w:ind w:left="833" w:firstLine="0"/>
      </w:pPr>
      <w:r>
        <w:t xml:space="preserve">Also, note the presence of the </w:t>
      </w:r>
      <w:r w:rsidR="003D5CC6">
        <w:t>top-level</w:t>
      </w:r>
      <w:r>
        <w:t xml:space="preserve"> instance counter at the top left corner which corresponds to the hierarchy window (Point B circled in the Figure). Finally, note the window corresponding to Point C. The options in the list at the top of this window allow you to look at the different objects (nets, ports, pins, instances, etc). In this case we have enabled the viewing of the ports/pins of the counter. </w:t>
      </w:r>
      <w:r w:rsidR="003D5CC6">
        <w:t xml:space="preserve">Following are the additional options in the list: </w:t>
      </w:r>
    </w:p>
    <w:p w14:paraId="1F307B55" w14:textId="77777777" w:rsidR="003D5CC6" w:rsidRDefault="003D5CC6" w:rsidP="002A3BEC">
      <w:pPr>
        <w:pStyle w:val="ListParagraph"/>
        <w:ind w:left="833" w:firstLine="0"/>
      </w:pPr>
    </w:p>
    <w:p w14:paraId="335B2B9D" w14:textId="156AB659" w:rsidR="003D5CC6" w:rsidRDefault="003D5CC6" w:rsidP="003D5CC6">
      <w:pPr>
        <w:pStyle w:val="ListParagraph"/>
        <w:ind w:left="833" w:firstLine="0"/>
        <w:jc w:val="center"/>
      </w:pPr>
      <w:r>
        <w:rPr>
          <w:noProof/>
        </w:rPr>
        <w:drawing>
          <wp:inline distT="0" distB="0" distL="0" distR="0" wp14:anchorId="6BA2D3C7" wp14:editId="4198EB2E">
            <wp:extent cx="4048731" cy="492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97627" cy="498924"/>
                    </a:xfrm>
                    <a:prstGeom prst="rect">
                      <a:avLst/>
                    </a:prstGeom>
                  </pic:spPr>
                </pic:pic>
              </a:graphicData>
            </a:graphic>
          </wp:inline>
        </w:drawing>
      </w:r>
    </w:p>
    <w:p w14:paraId="39E23C57" w14:textId="77777777" w:rsidR="00DF2356" w:rsidRDefault="00DF2356" w:rsidP="003D5CC6">
      <w:pPr>
        <w:pStyle w:val="ListParagraph"/>
        <w:ind w:left="833" w:firstLine="0"/>
        <w:jc w:val="center"/>
      </w:pPr>
    </w:p>
    <w:p w14:paraId="55566446" w14:textId="5F4FD9FD" w:rsidR="00DF2356" w:rsidRPr="00DF2356" w:rsidRDefault="00DF2356" w:rsidP="003D5CC6">
      <w:pPr>
        <w:pStyle w:val="ListParagraph"/>
        <w:ind w:left="833" w:firstLine="0"/>
        <w:jc w:val="center"/>
        <w:rPr>
          <w:b/>
          <w:bCs/>
        </w:rPr>
      </w:pPr>
      <w:r>
        <w:rPr>
          <w:b/>
          <w:bCs/>
        </w:rPr>
        <w:t>Figure 10: Options for objects selection</w:t>
      </w:r>
    </w:p>
    <w:p w14:paraId="19D54A1F" w14:textId="61571CE8" w:rsidR="003D5CC6" w:rsidRDefault="003D5CC6" w:rsidP="003D5CC6">
      <w:pPr>
        <w:pStyle w:val="ListParagraph"/>
        <w:ind w:left="833" w:firstLine="0"/>
        <w:jc w:val="center"/>
      </w:pPr>
    </w:p>
    <w:p w14:paraId="65FCC9E5" w14:textId="2DDA3953" w:rsidR="003D5CC6" w:rsidRDefault="003D5CC6" w:rsidP="003D5CC6">
      <w:pPr>
        <w:pStyle w:val="ListParagraph"/>
        <w:ind w:left="833" w:firstLine="0"/>
        <w:jc w:val="center"/>
      </w:pPr>
    </w:p>
    <w:p w14:paraId="27D5E48B" w14:textId="34228D9A" w:rsidR="003D5CC6" w:rsidRDefault="003D5CC6" w:rsidP="003D5CC6">
      <w:pPr>
        <w:pStyle w:val="ListParagraph"/>
        <w:ind w:left="833" w:firstLine="0"/>
        <w:rPr>
          <w:b/>
          <w:color w:val="000000"/>
        </w:rPr>
      </w:pPr>
      <w:r>
        <w:rPr>
          <w:b/>
          <w:bCs/>
        </w:rPr>
        <w:t xml:space="preserve">NOTE: </w:t>
      </w:r>
      <w:r w:rsidRPr="003D5CC6">
        <w:t>Make</w:t>
      </w:r>
      <w:r>
        <w:rPr>
          <w:b/>
          <w:bCs/>
        </w:rPr>
        <w:t xml:space="preserve"> </w:t>
      </w:r>
      <w:r>
        <w:rPr>
          <w:color w:val="000000"/>
        </w:rPr>
        <w:t xml:space="preserve">sure to note the type of information that appears on the screen. Please play around with the tool and the information given to you. It makes issues much easier to debug down the line. </w:t>
      </w:r>
      <w:r>
        <w:rPr>
          <w:b/>
          <w:color w:val="000000"/>
          <w:highlight w:val="yellow"/>
        </w:rPr>
        <w:t xml:space="preserve">Any problems or unintended latches should be fixed before proceeding. These should also appear in the </w:t>
      </w:r>
      <w:r>
        <w:rPr>
          <w:rFonts w:ascii="Courier New" w:eastAsia="Courier New" w:hAnsi="Courier New" w:cs="Courier New"/>
          <w:color w:val="000000"/>
          <w:sz w:val="21"/>
          <w:szCs w:val="21"/>
          <w:highlight w:val="yellow"/>
        </w:rPr>
        <w:t>Log</w:t>
      </w:r>
      <w:r>
        <w:rPr>
          <w:b/>
          <w:color w:val="000000"/>
          <w:highlight w:val="yellow"/>
        </w:rPr>
        <w:t xml:space="preserve"> window.</w:t>
      </w:r>
    </w:p>
    <w:p w14:paraId="2C9F2536" w14:textId="70636168" w:rsidR="003D5CC6" w:rsidRDefault="003D5CC6" w:rsidP="003D5CC6">
      <w:pPr>
        <w:pStyle w:val="ListParagraph"/>
        <w:ind w:left="833" w:firstLine="0"/>
      </w:pPr>
    </w:p>
    <w:p w14:paraId="2F9CB5FD" w14:textId="36832E06" w:rsidR="003D5CC6" w:rsidRDefault="003D5CC6" w:rsidP="003D5CC6">
      <w:pPr>
        <w:pStyle w:val="ListParagraph"/>
        <w:ind w:left="833" w:firstLine="0"/>
      </w:pPr>
      <w:r>
        <w:t>Next, let us run the synthesis on this design by typing:</w:t>
      </w:r>
    </w:p>
    <w:p w14:paraId="61897C9C" w14:textId="727E641B" w:rsidR="003D5CC6" w:rsidRDefault="003D5CC6" w:rsidP="003D5CC6">
      <w:pPr>
        <w:pStyle w:val="ListParagraph"/>
        <w:ind w:left="833" w:firstLine="0"/>
      </w:pPr>
    </w:p>
    <w:p w14:paraId="75D34E2D" w14:textId="31777B74" w:rsidR="003D5CC6" w:rsidRDefault="003D5CC6" w:rsidP="003D5CC6">
      <w:pPr>
        <w:pStyle w:val="ListParagraph"/>
        <w:ind w:left="833" w:firstLine="0"/>
        <w:rPr>
          <w:b/>
          <w:bCs/>
        </w:rPr>
      </w:pPr>
      <w:proofErr w:type="spellStart"/>
      <w:r>
        <w:rPr>
          <w:b/>
          <w:bCs/>
        </w:rPr>
        <w:t>design_vision</w:t>
      </w:r>
      <w:proofErr w:type="spellEnd"/>
      <w:r>
        <w:rPr>
          <w:b/>
          <w:bCs/>
        </w:rPr>
        <w:t xml:space="preserve">&gt; </w:t>
      </w:r>
      <w:proofErr w:type="spellStart"/>
      <w:r>
        <w:rPr>
          <w:b/>
          <w:bCs/>
        </w:rPr>
        <w:t>check_design</w:t>
      </w:r>
      <w:proofErr w:type="spellEnd"/>
    </w:p>
    <w:p w14:paraId="23099957" w14:textId="198EF271" w:rsidR="003D5CC6" w:rsidRDefault="003D5CC6" w:rsidP="003D5CC6">
      <w:pPr>
        <w:pStyle w:val="ListParagraph"/>
        <w:ind w:left="833" w:firstLine="0"/>
        <w:rPr>
          <w:b/>
          <w:bCs/>
        </w:rPr>
      </w:pPr>
      <w:r>
        <w:rPr>
          <w:b/>
          <w:bCs/>
        </w:rPr>
        <w:t>design_vision&gt; source Constraints.tcl</w:t>
      </w:r>
    </w:p>
    <w:p w14:paraId="1BF78E41" w14:textId="63979CE9" w:rsidR="003D5CC6" w:rsidRDefault="003D5CC6" w:rsidP="003D5CC6">
      <w:pPr>
        <w:pStyle w:val="ListParagraph"/>
        <w:ind w:left="833" w:firstLine="0"/>
        <w:rPr>
          <w:b/>
          <w:bCs/>
        </w:rPr>
      </w:pPr>
      <w:proofErr w:type="spellStart"/>
      <w:r>
        <w:rPr>
          <w:b/>
          <w:bCs/>
        </w:rPr>
        <w:t>design_vision</w:t>
      </w:r>
      <w:proofErr w:type="spellEnd"/>
      <w:r>
        <w:rPr>
          <w:b/>
          <w:bCs/>
        </w:rPr>
        <w:t xml:space="preserve">&gt; source </w:t>
      </w:r>
      <w:proofErr w:type="spellStart"/>
      <w:r>
        <w:rPr>
          <w:b/>
          <w:bCs/>
        </w:rPr>
        <w:t>CompileAnalyze.tcl</w:t>
      </w:r>
      <w:proofErr w:type="spellEnd"/>
    </w:p>
    <w:p w14:paraId="4A6B7581" w14:textId="1787AE0F" w:rsidR="003D5CC6" w:rsidRDefault="003D5CC6" w:rsidP="003D5CC6">
      <w:pPr>
        <w:pStyle w:val="ListParagraph"/>
        <w:ind w:left="833" w:firstLine="0"/>
        <w:rPr>
          <w:b/>
          <w:bCs/>
        </w:rPr>
      </w:pPr>
    </w:p>
    <w:p w14:paraId="4B2D20E8" w14:textId="1D544B9C" w:rsidR="003D5CC6" w:rsidRDefault="003D5CC6" w:rsidP="003D5CC6">
      <w:pPr>
        <w:pStyle w:val="ListParagraph"/>
        <w:ind w:left="833" w:firstLine="0"/>
        <w:rPr>
          <w:b/>
          <w:bCs/>
        </w:rPr>
      </w:pPr>
    </w:p>
    <w:p w14:paraId="673BE579" w14:textId="0620C571" w:rsidR="003D5CC6" w:rsidRPr="003D5CC6" w:rsidRDefault="003D5CC6" w:rsidP="003D5CC6">
      <w:pPr>
        <w:pStyle w:val="ListParagraph"/>
        <w:numPr>
          <w:ilvl w:val="1"/>
          <w:numId w:val="18"/>
        </w:numPr>
        <w:rPr>
          <w:b/>
          <w:bCs/>
        </w:rPr>
      </w:pPr>
      <w:r w:rsidRPr="003D5CC6">
        <w:rPr>
          <w:rFonts w:eastAsia="Courier New"/>
          <w:bCs/>
          <w:color w:val="000000"/>
        </w:rPr>
        <w:t>The</w:t>
      </w:r>
      <w:r>
        <w:rPr>
          <w:rFonts w:ascii="Courier New" w:eastAsia="Courier New" w:hAnsi="Courier New" w:cs="Courier New"/>
          <w:b/>
          <w:color w:val="000000"/>
        </w:rPr>
        <w:t xml:space="preserve"> check_design </w:t>
      </w:r>
      <w:r>
        <w:rPr>
          <w:color w:val="000000"/>
        </w:rPr>
        <w:t>command is useful to check for consistencies in the design and will produce a report of warnings and errors that could potentially prevent your design from compiling.</w:t>
      </w:r>
    </w:p>
    <w:p w14:paraId="32433866" w14:textId="0F058B28" w:rsidR="003D5CC6" w:rsidRPr="003D5CC6" w:rsidRDefault="003D5CC6" w:rsidP="003D5CC6">
      <w:pPr>
        <w:pStyle w:val="ListParagraph"/>
        <w:numPr>
          <w:ilvl w:val="1"/>
          <w:numId w:val="18"/>
        </w:numPr>
        <w:rPr>
          <w:b/>
          <w:bCs/>
        </w:rPr>
      </w:pPr>
      <w:r w:rsidRPr="003D5CC6">
        <w:rPr>
          <w:rFonts w:ascii="Courier New" w:hAnsi="Courier New" w:cs="Courier New"/>
          <w:color w:val="000000"/>
        </w:rPr>
        <w:t>Constraints.tcl</w:t>
      </w:r>
      <w:r>
        <w:rPr>
          <w:color w:val="000000"/>
        </w:rPr>
        <w:t>: sets up the necessary constraints (input and output loads, clock period and skew, area constraint etc) on the design for valid synthesis.</w:t>
      </w:r>
    </w:p>
    <w:p w14:paraId="3CAE384D" w14:textId="753979D5" w:rsidR="003D5CC6" w:rsidRPr="003D5CC6" w:rsidRDefault="003D5CC6" w:rsidP="003D5CC6">
      <w:pPr>
        <w:pStyle w:val="ListParagraph"/>
        <w:numPr>
          <w:ilvl w:val="1"/>
          <w:numId w:val="18"/>
        </w:numPr>
        <w:rPr>
          <w:b/>
          <w:bCs/>
        </w:rPr>
      </w:pPr>
      <w:r w:rsidRPr="003D5CC6">
        <w:rPr>
          <w:rFonts w:ascii="Courier New" w:hAnsi="Courier New" w:cs="Courier New"/>
          <w:color w:val="000000"/>
        </w:rPr>
        <w:t>CompileAnalyze.tcl</w:t>
      </w:r>
      <w:r>
        <w:rPr>
          <w:color w:val="000000"/>
        </w:rPr>
        <w:t>: runs the compilation for synthesis, fixes hold issues if any and generates all the necessary area and timing reports for this design.</w:t>
      </w:r>
    </w:p>
    <w:p w14:paraId="23CC86C6" w14:textId="09A173A9" w:rsidR="003D5CC6" w:rsidRDefault="003D5CC6" w:rsidP="003D5CC6">
      <w:pPr>
        <w:pBdr>
          <w:top w:val="nil"/>
          <w:left w:val="nil"/>
          <w:bottom w:val="nil"/>
          <w:right w:val="nil"/>
          <w:between w:val="nil"/>
        </w:pBdr>
        <w:spacing w:line="240" w:lineRule="auto"/>
        <w:ind w:hanging="2"/>
        <w:jc w:val="both"/>
        <w:rPr>
          <w:color w:val="000000"/>
        </w:rPr>
      </w:pPr>
      <w:r>
        <w:rPr>
          <w:color w:val="000000"/>
        </w:rPr>
        <w:br/>
      </w:r>
      <w:r>
        <w:rPr>
          <w:color w:val="000000"/>
        </w:rPr>
        <w:br/>
      </w:r>
      <w:r>
        <w:rPr>
          <w:color w:val="000000"/>
          <w:highlight w:val="yellow"/>
        </w:rPr>
        <w:t>You might encounter warnings (i.e. OPT-106 etc.).</w:t>
      </w:r>
      <w:r>
        <w:rPr>
          <w:color w:val="000000"/>
        </w:rPr>
        <w:t xml:space="preserve"> You should also check and take care of these warnings or errors in this stage. You can do this by running the </w:t>
      </w:r>
      <w:r>
        <w:rPr>
          <w:rFonts w:ascii="Courier New" w:eastAsia="Courier New" w:hAnsi="Courier New" w:cs="Courier New"/>
          <w:b/>
          <w:color w:val="000000"/>
        </w:rPr>
        <w:t>check</w:t>
      </w:r>
      <w:r>
        <w:rPr>
          <w:rFonts w:ascii="Courier New" w:eastAsia="Courier New" w:hAnsi="Courier New" w:cs="Courier New"/>
          <w:b/>
        </w:rPr>
        <w:t>_</w:t>
      </w:r>
      <w:r>
        <w:rPr>
          <w:rFonts w:ascii="Courier New" w:eastAsia="Courier New" w:hAnsi="Courier New" w:cs="Courier New"/>
          <w:b/>
          <w:color w:val="000000"/>
        </w:rPr>
        <w:t xml:space="preserve">design </w:t>
      </w:r>
      <w:r>
        <w:rPr>
          <w:color w:val="000000"/>
        </w:rPr>
        <w:t xml:space="preserve">command again to corroborate the intended structure. Click the blue colored link at the end of the warning message at the </w:t>
      </w:r>
      <w:r>
        <w:rPr>
          <w:rFonts w:ascii="Courier New" w:eastAsia="Courier New" w:hAnsi="Courier New" w:cs="Courier New"/>
          <w:color w:val="000000"/>
          <w:sz w:val="21"/>
          <w:szCs w:val="21"/>
        </w:rPr>
        <w:t>Log message</w:t>
      </w:r>
      <w:r>
        <w:rPr>
          <w:color w:val="000000"/>
        </w:rPr>
        <w:t xml:space="preserve">. </w:t>
      </w:r>
      <w:r>
        <w:rPr>
          <w:rFonts w:ascii="Courier New" w:eastAsia="Courier New" w:hAnsi="Courier New" w:cs="Courier New"/>
          <w:color w:val="000000"/>
          <w:sz w:val="21"/>
          <w:szCs w:val="21"/>
        </w:rPr>
        <w:t xml:space="preserve">The design_vision </w:t>
      </w:r>
      <w:r>
        <w:rPr>
          <w:color w:val="000000"/>
        </w:rPr>
        <w:t xml:space="preserve">will show a pop-up message window explaining the warning or the error. </w:t>
      </w:r>
      <w:r>
        <w:rPr>
          <w:color w:val="000000"/>
          <w:highlight w:val="yellow"/>
        </w:rPr>
        <w:t xml:space="preserve">You could ignore </w:t>
      </w:r>
      <w:r>
        <w:rPr>
          <w:rFonts w:ascii="Courier New" w:eastAsia="Courier New" w:hAnsi="Courier New" w:cs="Courier New"/>
          <w:color w:val="000000"/>
          <w:sz w:val="21"/>
          <w:szCs w:val="21"/>
          <w:highlight w:val="yellow"/>
        </w:rPr>
        <w:t>OPT-106</w:t>
      </w:r>
      <w:r>
        <w:rPr>
          <w:color w:val="000000"/>
          <w:highlight w:val="yellow"/>
        </w:rPr>
        <w:t xml:space="preserve"> and </w:t>
      </w:r>
      <w:r>
        <w:rPr>
          <w:rFonts w:ascii="Courier New" w:eastAsia="Courier New" w:hAnsi="Courier New" w:cs="Courier New"/>
          <w:color w:val="000000"/>
          <w:sz w:val="21"/>
          <w:szCs w:val="21"/>
          <w:highlight w:val="yellow"/>
        </w:rPr>
        <w:t xml:space="preserve">UID-401 </w:t>
      </w:r>
      <w:r>
        <w:rPr>
          <w:color w:val="000000"/>
          <w:highlight w:val="yellow"/>
        </w:rPr>
        <w:t>warnings, since the tool can handle these within current design flow. (see appendix A)</w:t>
      </w:r>
    </w:p>
    <w:p w14:paraId="11DEC389" w14:textId="2A000788" w:rsidR="002171C6" w:rsidRDefault="002171C6" w:rsidP="003D5CC6">
      <w:pPr>
        <w:pBdr>
          <w:top w:val="nil"/>
          <w:left w:val="nil"/>
          <w:bottom w:val="nil"/>
          <w:right w:val="nil"/>
          <w:between w:val="nil"/>
        </w:pBdr>
        <w:spacing w:line="240" w:lineRule="auto"/>
        <w:ind w:hanging="2"/>
        <w:jc w:val="both"/>
        <w:rPr>
          <w:color w:val="000000"/>
        </w:rPr>
      </w:pPr>
    </w:p>
    <w:p w14:paraId="5E2DBF0D" w14:textId="1C073CFA" w:rsidR="002171C6" w:rsidRDefault="002171C6" w:rsidP="003D5CC6">
      <w:pPr>
        <w:pBdr>
          <w:top w:val="nil"/>
          <w:left w:val="nil"/>
          <w:bottom w:val="nil"/>
          <w:right w:val="nil"/>
          <w:between w:val="nil"/>
        </w:pBdr>
        <w:spacing w:line="240" w:lineRule="auto"/>
        <w:ind w:hanging="2"/>
        <w:jc w:val="both"/>
        <w:rPr>
          <w:color w:val="000000"/>
        </w:rPr>
      </w:pPr>
    </w:p>
    <w:p w14:paraId="5CBB01D5" w14:textId="37319E70" w:rsidR="002171C6" w:rsidRDefault="002171C6" w:rsidP="002171C6">
      <w:pPr>
        <w:pBdr>
          <w:top w:val="nil"/>
          <w:left w:val="nil"/>
          <w:bottom w:val="nil"/>
          <w:right w:val="nil"/>
          <w:between w:val="nil"/>
        </w:pBdr>
        <w:spacing w:line="240" w:lineRule="auto"/>
        <w:ind w:hanging="2"/>
        <w:jc w:val="center"/>
        <w:rPr>
          <w:color w:val="000000"/>
        </w:rPr>
      </w:pPr>
      <w:r>
        <w:rPr>
          <w:noProof/>
        </w:rPr>
        <w:lastRenderedPageBreak/>
        <w:drawing>
          <wp:inline distT="0" distB="0" distL="0" distR="0" wp14:anchorId="4422B900" wp14:editId="4EC72EED">
            <wp:extent cx="3144901" cy="287773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51"/>
                    <a:stretch>
                      <a:fillRect/>
                    </a:stretch>
                  </pic:blipFill>
                  <pic:spPr>
                    <a:xfrm>
                      <a:off x="0" y="0"/>
                      <a:ext cx="3152850" cy="2885003"/>
                    </a:xfrm>
                    <a:prstGeom prst="rect">
                      <a:avLst/>
                    </a:prstGeom>
                  </pic:spPr>
                </pic:pic>
              </a:graphicData>
            </a:graphic>
          </wp:inline>
        </w:drawing>
      </w:r>
    </w:p>
    <w:p w14:paraId="0597F772" w14:textId="31FC9234" w:rsidR="00DF2356" w:rsidRDefault="00DF2356" w:rsidP="002171C6">
      <w:pPr>
        <w:pBdr>
          <w:top w:val="nil"/>
          <w:left w:val="nil"/>
          <w:bottom w:val="nil"/>
          <w:right w:val="nil"/>
          <w:between w:val="nil"/>
        </w:pBdr>
        <w:spacing w:line="240" w:lineRule="auto"/>
        <w:ind w:hanging="2"/>
        <w:jc w:val="center"/>
        <w:rPr>
          <w:color w:val="000000"/>
        </w:rPr>
      </w:pPr>
    </w:p>
    <w:p w14:paraId="41819ACD" w14:textId="012344D2" w:rsidR="00DF2356" w:rsidRPr="00DF2356" w:rsidRDefault="00DF2356" w:rsidP="002171C6">
      <w:pPr>
        <w:pBdr>
          <w:top w:val="nil"/>
          <w:left w:val="nil"/>
          <w:bottom w:val="nil"/>
          <w:right w:val="nil"/>
          <w:between w:val="nil"/>
        </w:pBdr>
        <w:spacing w:line="240" w:lineRule="auto"/>
        <w:ind w:hanging="2"/>
        <w:jc w:val="center"/>
        <w:rPr>
          <w:b/>
          <w:bCs/>
          <w:color w:val="000000"/>
        </w:rPr>
      </w:pPr>
      <w:r>
        <w:rPr>
          <w:b/>
          <w:bCs/>
          <w:color w:val="000000"/>
        </w:rPr>
        <w:t>Figure 11: Help Tab</w:t>
      </w:r>
    </w:p>
    <w:p w14:paraId="2C1F3522" w14:textId="60E90AC3" w:rsidR="002171C6" w:rsidRDefault="002171C6" w:rsidP="002171C6">
      <w:pPr>
        <w:pBdr>
          <w:top w:val="nil"/>
          <w:left w:val="nil"/>
          <w:bottom w:val="nil"/>
          <w:right w:val="nil"/>
          <w:between w:val="nil"/>
        </w:pBdr>
        <w:spacing w:line="240" w:lineRule="auto"/>
        <w:ind w:hanging="2"/>
        <w:jc w:val="center"/>
        <w:rPr>
          <w:color w:val="000000"/>
        </w:rPr>
      </w:pPr>
    </w:p>
    <w:p w14:paraId="674ECB3B" w14:textId="54D781F4" w:rsidR="002171C6" w:rsidRDefault="002171C6" w:rsidP="002171C6">
      <w:pPr>
        <w:pBdr>
          <w:top w:val="nil"/>
          <w:left w:val="nil"/>
          <w:bottom w:val="nil"/>
          <w:right w:val="nil"/>
          <w:between w:val="nil"/>
        </w:pBdr>
        <w:spacing w:line="240" w:lineRule="auto"/>
        <w:ind w:hanging="2"/>
        <w:jc w:val="center"/>
        <w:rPr>
          <w:color w:val="000000"/>
        </w:rPr>
      </w:pPr>
    </w:p>
    <w:p w14:paraId="4C030008" w14:textId="1C21C918" w:rsidR="002171C6" w:rsidRDefault="002171C6" w:rsidP="002171C6">
      <w:pPr>
        <w:pBdr>
          <w:top w:val="nil"/>
          <w:left w:val="nil"/>
          <w:bottom w:val="nil"/>
          <w:right w:val="nil"/>
          <w:between w:val="nil"/>
        </w:pBdr>
        <w:spacing w:line="240" w:lineRule="auto"/>
        <w:ind w:hanging="2"/>
        <w:jc w:val="both"/>
        <w:rPr>
          <w:color w:val="000000"/>
        </w:rPr>
      </w:pPr>
      <w:r>
        <w:rPr>
          <w:b/>
          <w:color w:val="000000"/>
          <w:highlight w:val="yellow"/>
        </w:rPr>
        <w:t xml:space="preserve">Pay special attention to the timing reports </w:t>
      </w:r>
      <w:r w:rsidR="00E21274">
        <w:rPr>
          <w:b/>
          <w:color w:val="000000"/>
          <w:highlight w:val="yellow"/>
        </w:rPr>
        <w:t>generated</w:t>
      </w:r>
      <w:ins w:id="1" w:author="Wen, Jackson" w:date="2023-09-05T11:28:00Z">
        <w:r w:rsidR="002662F0">
          <w:rPr>
            <w:b/>
            <w:color w:val="000000"/>
            <w:highlight w:val="yellow"/>
          </w:rPr>
          <w:t xml:space="preserve"> in </w:t>
        </w:r>
      </w:ins>
      <w:ins w:id="2" w:author="Wen, Jackson" w:date="2023-09-05T11:29:00Z">
        <w:r w:rsidR="002662F0">
          <w:rPr>
            <w:b/>
            <w:color w:val="000000"/>
            <w:highlight w:val="yellow"/>
          </w:rPr>
          <w:t>the lab directory</w:t>
        </w:r>
      </w:ins>
      <w:r w:rsidR="00E21274">
        <w:rPr>
          <w:b/>
          <w:color w:val="000000"/>
          <w:highlight w:val="yellow"/>
        </w:rPr>
        <w:t xml:space="preserve"> and</w:t>
      </w:r>
      <w:r>
        <w:rPr>
          <w:b/>
          <w:color w:val="000000"/>
          <w:highlight w:val="yellow"/>
        </w:rPr>
        <w:t xml:space="preserve"> check that there are no timing problems:</w:t>
      </w:r>
    </w:p>
    <w:p w14:paraId="2A250CD2" w14:textId="77777777" w:rsidR="002171C6" w:rsidRDefault="002171C6" w:rsidP="002171C6">
      <w:pPr>
        <w:pBdr>
          <w:top w:val="nil"/>
          <w:left w:val="nil"/>
          <w:bottom w:val="nil"/>
          <w:right w:val="nil"/>
          <w:between w:val="nil"/>
        </w:pBdr>
        <w:spacing w:line="240" w:lineRule="auto"/>
        <w:ind w:hanging="2"/>
        <w:jc w:val="both"/>
        <w:rPr>
          <w:color w:val="000000"/>
        </w:rPr>
      </w:pPr>
      <w:r>
        <w:rPr>
          <w:rFonts w:ascii="Courier New" w:eastAsia="Courier New" w:hAnsi="Courier New" w:cs="Courier New"/>
          <w:color w:val="000000"/>
          <w:sz w:val="21"/>
          <w:szCs w:val="21"/>
        </w:rPr>
        <w:t xml:space="preserve">   - timing_max_slow.rpt:</w:t>
      </w:r>
      <w:r>
        <w:rPr>
          <w:color w:val="000000"/>
        </w:rPr>
        <w:t xml:space="preserve"> the critical path delay of the circuit for the slowest process corner after the first compilation. </w:t>
      </w:r>
    </w:p>
    <w:p w14:paraId="6A69ACED" w14:textId="77777777" w:rsidR="002171C6" w:rsidRDefault="002171C6" w:rsidP="002171C6">
      <w:pPr>
        <w:pBdr>
          <w:top w:val="nil"/>
          <w:left w:val="nil"/>
          <w:bottom w:val="nil"/>
          <w:right w:val="nil"/>
          <w:between w:val="nil"/>
        </w:pBdr>
        <w:spacing w:line="240" w:lineRule="auto"/>
        <w:ind w:hanging="2"/>
        <w:jc w:val="both"/>
        <w:rPr>
          <w:color w:val="000000"/>
        </w:rPr>
      </w:pPr>
      <w:r>
        <w:rPr>
          <w:rFonts w:ascii="Courier New" w:eastAsia="Courier New" w:hAnsi="Courier New" w:cs="Courier New"/>
          <w:color w:val="000000"/>
          <w:sz w:val="21"/>
          <w:szCs w:val="21"/>
        </w:rPr>
        <w:t xml:space="preserve">   - timing_min_fast_holdcheck_tut1.rpt:</w:t>
      </w:r>
      <w:r>
        <w:rPr>
          <w:color w:val="000000"/>
        </w:rPr>
        <w:t xml:space="preserve"> The minimum delay through the circuit after the hold problems are fixed. The slack has to be met at the fastest corner of the design. </w:t>
      </w:r>
    </w:p>
    <w:p w14:paraId="731BFBBA" w14:textId="77777777" w:rsidR="002171C6" w:rsidRDefault="002171C6" w:rsidP="002171C6">
      <w:pPr>
        <w:pBdr>
          <w:top w:val="nil"/>
          <w:left w:val="nil"/>
          <w:bottom w:val="nil"/>
          <w:right w:val="nil"/>
          <w:between w:val="nil"/>
        </w:pBdr>
        <w:spacing w:line="240" w:lineRule="auto"/>
        <w:ind w:hanging="2"/>
        <w:jc w:val="both"/>
        <w:rPr>
          <w:color w:val="000000"/>
        </w:rPr>
      </w:pPr>
      <w:r>
        <w:rPr>
          <w:rFonts w:ascii="Courier New" w:eastAsia="Courier New" w:hAnsi="Courier New" w:cs="Courier New"/>
          <w:color w:val="000000"/>
          <w:sz w:val="21"/>
          <w:szCs w:val="21"/>
        </w:rPr>
        <w:t xml:space="preserve">   - timing_max_slow_holdfixed_tut1.rpt</w:t>
      </w:r>
      <w:r>
        <w:rPr>
          <w:color w:val="000000"/>
        </w:rPr>
        <w:t xml:space="preserve">: The critical path delay of the circuit at the slowest process corner after hold problems have been fixed. This is of importance because there is a remote possibility of the logic inserted to fix the hold issues in the circuit actually changing the critical path delay of the circuit. </w:t>
      </w:r>
    </w:p>
    <w:p w14:paraId="13950389" w14:textId="28299E7F" w:rsidR="002171C6" w:rsidRDefault="002171C6" w:rsidP="002171C6">
      <w:pPr>
        <w:pBdr>
          <w:top w:val="nil"/>
          <w:left w:val="nil"/>
          <w:bottom w:val="nil"/>
          <w:right w:val="nil"/>
          <w:between w:val="nil"/>
        </w:pBdr>
        <w:spacing w:line="240" w:lineRule="auto"/>
        <w:ind w:hanging="2"/>
        <w:jc w:val="both"/>
        <w:rPr>
          <w:color w:val="000000"/>
        </w:rPr>
      </w:pPr>
      <w:r>
        <w:rPr>
          <w:rFonts w:ascii="Courier New" w:eastAsia="Courier New" w:hAnsi="Courier New" w:cs="Courier New"/>
          <w:color w:val="000000"/>
          <w:sz w:val="21"/>
          <w:szCs w:val="21"/>
        </w:rPr>
        <w:t xml:space="preserve">   - cell_report_final.rpt:</w:t>
      </w:r>
      <w:r>
        <w:rPr>
          <w:color w:val="000000"/>
        </w:rPr>
        <w:t xml:space="preserve"> Contains all the top-level modules of your design and their respective area contributions in um</w:t>
      </w:r>
      <w:r>
        <w:rPr>
          <w:color w:val="000000"/>
          <w:vertAlign w:val="superscript"/>
        </w:rPr>
        <w:t>2</w:t>
      </w:r>
      <w:r>
        <w:rPr>
          <w:color w:val="000000"/>
        </w:rPr>
        <w:t xml:space="preserve"> along with the total area of your design. </w:t>
      </w:r>
    </w:p>
    <w:p w14:paraId="5FB22E46" w14:textId="51A61FDA" w:rsidR="002171C6" w:rsidRDefault="002171C6" w:rsidP="002171C6">
      <w:pPr>
        <w:pBdr>
          <w:top w:val="nil"/>
          <w:left w:val="nil"/>
          <w:bottom w:val="nil"/>
          <w:right w:val="nil"/>
          <w:between w:val="nil"/>
        </w:pBdr>
        <w:spacing w:line="240" w:lineRule="auto"/>
        <w:ind w:hanging="2"/>
        <w:jc w:val="both"/>
        <w:rPr>
          <w:color w:val="000000"/>
        </w:rPr>
      </w:pPr>
    </w:p>
    <w:p w14:paraId="6D20C1AA" w14:textId="2ECA308B" w:rsidR="002171C6" w:rsidRDefault="002171C6" w:rsidP="002171C6">
      <w:pPr>
        <w:pBdr>
          <w:top w:val="nil"/>
          <w:left w:val="nil"/>
          <w:bottom w:val="nil"/>
          <w:right w:val="nil"/>
          <w:between w:val="nil"/>
        </w:pBdr>
        <w:spacing w:line="240" w:lineRule="auto"/>
        <w:ind w:hanging="2"/>
        <w:jc w:val="both"/>
        <w:rPr>
          <w:rFonts w:eastAsia="Courier New"/>
        </w:rPr>
      </w:pPr>
      <w:r>
        <w:rPr>
          <w:color w:val="000000"/>
        </w:rPr>
        <w:t xml:space="preserve">The timing report </w:t>
      </w:r>
      <w:r>
        <w:rPr>
          <w:rFonts w:ascii="Courier New" w:eastAsia="Courier New" w:hAnsi="Courier New" w:cs="Courier New"/>
          <w:sz w:val="21"/>
          <w:szCs w:val="21"/>
        </w:rPr>
        <w:t xml:space="preserve">timing_max_slow_holdfixed_tut1.rpt </w:t>
      </w:r>
      <w:r>
        <w:rPr>
          <w:rFonts w:eastAsia="Courier New"/>
        </w:rPr>
        <w:t xml:space="preserve">would look something like this: </w:t>
      </w:r>
    </w:p>
    <w:p w14:paraId="1DB51EB6" w14:textId="54493E4E" w:rsidR="002171C6" w:rsidRDefault="002171C6" w:rsidP="002171C6">
      <w:pPr>
        <w:pBdr>
          <w:top w:val="nil"/>
          <w:left w:val="nil"/>
          <w:bottom w:val="nil"/>
          <w:right w:val="nil"/>
          <w:between w:val="nil"/>
        </w:pBdr>
        <w:spacing w:line="240" w:lineRule="auto"/>
        <w:ind w:hanging="2"/>
        <w:jc w:val="both"/>
        <w:rPr>
          <w:rFonts w:eastAsia="Courier New"/>
        </w:rPr>
      </w:pPr>
    </w:p>
    <w:p w14:paraId="18E8199E" w14:textId="77777777" w:rsidR="001270CD" w:rsidRDefault="001270CD" w:rsidP="002171C6">
      <w:pPr>
        <w:pBdr>
          <w:top w:val="nil"/>
          <w:left w:val="nil"/>
          <w:bottom w:val="nil"/>
          <w:right w:val="nil"/>
          <w:between w:val="nil"/>
        </w:pBdr>
        <w:spacing w:line="240" w:lineRule="auto"/>
        <w:ind w:hanging="2"/>
        <w:jc w:val="both"/>
        <w:rPr>
          <w:rFonts w:eastAsia="Courier New"/>
        </w:rPr>
      </w:pPr>
    </w:p>
    <w:p w14:paraId="30DC5560" w14:textId="77777777" w:rsidR="001270CD" w:rsidRPr="001270CD" w:rsidRDefault="001270CD" w:rsidP="001270CD">
      <w:pPr>
        <w:pBdr>
          <w:top w:val="nil"/>
          <w:left w:val="nil"/>
          <w:bottom w:val="nil"/>
          <w:right w:val="nil"/>
          <w:between w:val="nil"/>
        </w:pBdr>
        <w:spacing w:line="240" w:lineRule="auto"/>
        <w:ind w:leftChars="-1" w:hangingChars="1" w:hanging="2"/>
        <w:jc w:val="both"/>
        <w:textDirection w:val="btLr"/>
        <w:textAlignment w:val="top"/>
        <w:outlineLvl w:val="0"/>
        <w:rPr>
          <w:rFonts w:ascii="Courier New" w:eastAsia="Courier New" w:hAnsi="Courier New" w:cs="Courier New"/>
          <w:color w:val="000000"/>
          <w:position w:val="-1"/>
          <w:sz w:val="18"/>
          <w:szCs w:val="18"/>
          <w:lang w:eastAsia="ar-SA"/>
        </w:rPr>
      </w:pPr>
      <w:r w:rsidRPr="001270CD">
        <w:rPr>
          <w:rFonts w:ascii="Courier New" w:eastAsia="Courier New" w:hAnsi="Courier New" w:cs="Courier New"/>
          <w:color w:val="000000"/>
          <w:position w:val="-1"/>
          <w:sz w:val="18"/>
          <w:szCs w:val="18"/>
          <w:lang w:eastAsia="ar-SA"/>
        </w:rPr>
        <w:t xml:space="preserve"> </w:t>
      </w:r>
    </w:p>
    <w:p w14:paraId="272F1E9D" w14:textId="77777777" w:rsidR="001270CD" w:rsidRPr="001270CD" w:rsidRDefault="001270CD" w:rsidP="001270CD">
      <w:pPr>
        <w:pBdr>
          <w:top w:val="nil"/>
          <w:left w:val="nil"/>
          <w:bottom w:val="nil"/>
          <w:right w:val="nil"/>
          <w:between w:val="nil"/>
        </w:pBdr>
        <w:spacing w:line="240" w:lineRule="auto"/>
        <w:ind w:leftChars="-1" w:hangingChars="1" w:hanging="2"/>
        <w:jc w:val="both"/>
        <w:textDirection w:val="btLr"/>
        <w:textAlignment w:val="top"/>
        <w:outlineLvl w:val="0"/>
        <w:rPr>
          <w:rFonts w:ascii="Courier New" w:eastAsia="Courier New" w:hAnsi="Courier New" w:cs="Courier New"/>
          <w:color w:val="000000"/>
          <w:position w:val="-1"/>
          <w:sz w:val="18"/>
          <w:szCs w:val="18"/>
          <w:lang w:eastAsia="ar-SA"/>
        </w:rPr>
      </w:pPr>
    </w:p>
    <w:p w14:paraId="55B63BB5" w14:textId="77777777" w:rsidR="001270CD" w:rsidRPr="001270CD" w:rsidRDefault="001270CD" w:rsidP="001270CD">
      <w:pPr>
        <w:pBdr>
          <w:top w:val="nil"/>
          <w:left w:val="nil"/>
          <w:bottom w:val="nil"/>
          <w:right w:val="nil"/>
          <w:between w:val="nil"/>
        </w:pBdr>
        <w:spacing w:line="240" w:lineRule="auto"/>
        <w:ind w:leftChars="-1" w:hangingChars="1" w:hanging="2"/>
        <w:jc w:val="both"/>
        <w:textDirection w:val="btLr"/>
        <w:textAlignment w:val="top"/>
        <w:outlineLvl w:val="0"/>
        <w:rPr>
          <w:rFonts w:ascii="Courier New" w:eastAsia="Courier New" w:hAnsi="Courier New" w:cs="Courier New"/>
          <w:color w:val="000000"/>
          <w:position w:val="-1"/>
          <w:sz w:val="18"/>
          <w:szCs w:val="18"/>
          <w:lang w:eastAsia="ar-SA"/>
        </w:rPr>
      </w:pPr>
      <w:r w:rsidRPr="001270CD">
        <w:rPr>
          <w:rFonts w:ascii="Courier New" w:eastAsia="Courier New" w:hAnsi="Courier New" w:cs="Courier New"/>
          <w:color w:val="000000"/>
          <w:position w:val="-1"/>
          <w:sz w:val="18"/>
          <w:szCs w:val="18"/>
          <w:lang w:eastAsia="ar-SA"/>
        </w:rPr>
        <w:t>Operating Conditions: slow   Library: NangateOpenCellLibrary_PDKv1_2_v2008_10_slow_nldm</w:t>
      </w:r>
    </w:p>
    <w:p w14:paraId="4B1D8451" w14:textId="77777777" w:rsidR="001270CD" w:rsidRPr="001270CD" w:rsidRDefault="001270CD" w:rsidP="001270CD">
      <w:pPr>
        <w:pBdr>
          <w:top w:val="nil"/>
          <w:left w:val="nil"/>
          <w:bottom w:val="nil"/>
          <w:right w:val="nil"/>
          <w:between w:val="nil"/>
        </w:pBdr>
        <w:spacing w:line="240" w:lineRule="auto"/>
        <w:ind w:leftChars="-1" w:hangingChars="1" w:hanging="2"/>
        <w:jc w:val="both"/>
        <w:textDirection w:val="btLr"/>
        <w:textAlignment w:val="top"/>
        <w:outlineLvl w:val="0"/>
        <w:rPr>
          <w:rFonts w:ascii="Courier New" w:eastAsia="Courier New" w:hAnsi="Courier New" w:cs="Courier New"/>
          <w:color w:val="000000"/>
          <w:position w:val="-1"/>
          <w:sz w:val="18"/>
          <w:szCs w:val="18"/>
          <w:lang w:eastAsia="ar-SA"/>
        </w:rPr>
      </w:pPr>
      <w:r w:rsidRPr="001270CD">
        <w:rPr>
          <w:rFonts w:ascii="Courier New" w:eastAsia="Courier New" w:hAnsi="Courier New" w:cs="Courier New"/>
          <w:color w:val="000000"/>
          <w:position w:val="-1"/>
          <w:sz w:val="18"/>
          <w:szCs w:val="18"/>
          <w:lang w:eastAsia="ar-SA"/>
        </w:rPr>
        <w:t>Wire Load Model Mode: top</w:t>
      </w:r>
    </w:p>
    <w:p w14:paraId="4669F10A" w14:textId="77777777" w:rsidR="001270CD" w:rsidRPr="001270CD" w:rsidRDefault="001270CD" w:rsidP="001270CD">
      <w:pPr>
        <w:pBdr>
          <w:top w:val="nil"/>
          <w:left w:val="nil"/>
          <w:bottom w:val="nil"/>
          <w:right w:val="nil"/>
          <w:between w:val="nil"/>
        </w:pBdr>
        <w:spacing w:line="240" w:lineRule="auto"/>
        <w:ind w:leftChars="-1" w:hangingChars="1" w:hanging="2"/>
        <w:jc w:val="both"/>
        <w:textDirection w:val="btLr"/>
        <w:textAlignment w:val="top"/>
        <w:outlineLvl w:val="0"/>
        <w:rPr>
          <w:rFonts w:ascii="Courier New" w:eastAsia="Courier New" w:hAnsi="Courier New" w:cs="Courier New"/>
          <w:color w:val="000000"/>
          <w:position w:val="-1"/>
          <w:sz w:val="18"/>
          <w:szCs w:val="18"/>
          <w:lang w:eastAsia="ar-SA"/>
        </w:rPr>
      </w:pPr>
    </w:p>
    <w:p w14:paraId="6950EFC3" w14:textId="77777777" w:rsidR="001270CD" w:rsidRPr="001270CD" w:rsidRDefault="001270CD" w:rsidP="001270CD">
      <w:pPr>
        <w:pBdr>
          <w:top w:val="nil"/>
          <w:left w:val="nil"/>
          <w:bottom w:val="nil"/>
          <w:right w:val="nil"/>
          <w:between w:val="nil"/>
        </w:pBdr>
        <w:spacing w:line="240" w:lineRule="auto"/>
        <w:ind w:leftChars="-1" w:hangingChars="1" w:hanging="2"/>
        <w:jc w:val="both"/>
        <w:textDirection w:val="btLr"/>
        <w:textAlignment w:val="top"/>
        <w:outlineLvl w:val="0"/>
        <w:rPr>
          <w:rFonts w:ascii="Courier New" w:eastAsia="Courier New" w:hAnsi="Courier New" w:cs="Courier New"/>
          <w:color w:val="000000"/>
          <w:position w:val="-1"/>
          <w:sz w:val="18"/>
          <w:szCs w:val="18"/>
          <w:lang w:eastAsia="ar-SA"/>
        </w:rPr>
      </w:pPr>
      <w:r w:rsidRPr="001270CD">
        <w:rPr>
          <w:rFonts w:ascii="Courier New" w:eastAsia="Courier New" w:hAnsi="Courier New" w:cs="Courier New"/>
          <w:color w:val="000000"/>
          <w:position w:val="-1"/>
          <w:sz w:val="18"/>
          <w:szCs w:val="18"/>
          <w:lang w:eastAsia="ar-SA"/>
        </w:rPr>
        <w:t xml:space="preserve">  Startpoint: value_reg[2]</w:t>
      </w:r>
    </w:p>
    <w:p w14:paraId="610AF197" w14:textId="77777777" w:rsidR="001270CD" w:rsidRPr="001270CD" w:rsidRDefault="001270CD" w:rsidP="001270CD">
      <w:pPr>
        <w:pBdr>
          <w:top w:val="nil"/>
          <w:left w:val="nil"/>
          <w:bottom w:val="nil"/>
          <w:right w:val="nil"/>
          <w:between w:val="nil"/>
        </w:pBdr>
        <w:spacing w:line="240" w:lineRule="auto"/>
        <w:ind w:leftChars="-1" w:hangingChars="1" w:hanging="2"/>
        <w:jc w:val="both"/>
        <w:textDirection w:val="btLr"/>
        <w:textAlignment w:val="top"/>
        <w:outlineLvl w:val="0"/>
        <w:rPr>
          <w:rFonts w:ascii="Courier New" w:eastAsia="Courier New" w:hAnsi="Courier New" w:cs="Courier New"/>
          <w:color w:val="000000"/>
          <w:position w:val="-1"/>
          <w:sz w:val="18"/>
          <w:szCs w:val="18"/>
          <w:lang w:eastAsia="ar-SA"/>
        </w:rPr>
      </w:pPr>
      <w:r w:rsidRPr="001270CD">
        <w:rPr>
          <w:rFonts w:ascii="Courier New" w:eastAsia="Courier New" w:hAnsi="Courier New" w:cs="Courier New"/>
          <w:color w:val="000000"/>
          <w:position w:val="-1"/>
          <w:sz w:val="18"/>
          <w:szCs w:val="18"/>
          <w:lang w:eastAsia="ar-SA"/>
        </w:rPr>
        <w:t xml:space="preserve">              (rising edge-triggered flip-flop clocked by clock)</w:t>
      </w:r>
    </w:p>
    <w:p w14:paraId="7BE32151" w14:textId="77777777" w:rsidR="001270CD" w:rsidRPr="001270CD" w:rsidRDefault="001270CD" w:rsidP="001270CD">
      <w:pPr>
        <w:pBdr>
          <w:top w:val="nil"/>
          <w:left w:val="nil"/>
          <w:bottom w:val="nil"/>
          <w:right w:val="nil"/>
          <w:between w:val="nil"/>
        </w:pBdr>
        <w:spacing w:line="240" w:lineRule="auto"/>
        <w:ind w:leftChars="-1" w:hangingChars="1" w:hanging="2"/>
        <w:jc w:val="both"/>
        <w:textDirection w:val="btLr"/>
        <w:textAlignment w:val="top"/>
        <w:outlineLvl w:val="0"/>
        <w:rPr>
          <w:rFonts w:ascii="Courier New" w:eastAsia="Courier New" w:hAnsi="Courier New" w:cs="Courier New"/>
          <w:color w:val="000000"/>
          <w:position w:val="-1"/>
          <w:sz w:val="18"/>
          <w:szCs w:val="18"/>
          <w:lang w:eastAsia="ar-SA"/>
        </w:rPr>
      </w:pPr>
      <w:r w:rsidRPr="001270CD">
        <w:rPr>
          <w:rFonts w:ascii="Courier New" w:eastAsia="Courier New" w:hAnsi="Courier New" w:cs="Courier New"/>
          <w:color w:val="000000"/>
          <w:position w:val="-1"/>
          <w:sz w:val="18"/>
          <w:szCs w:val="18"/>
          <w:lang w:eastAsia="ar-SA"/>
        </w:rPr>
        <w:t xml:space="preserve">  Endpoint: value_reg[2]</w:t>
      </w:r>
    </w:p>
    <w:p w14:paraId="53821D1B" w14:textId="77777777" w:rsidR="001270CD" w:rsidRPr="001270CD" w:rsidRDefault="001270CD" w:rsidP="001270CD">
      <w:pPr>
        <w:pBdr>
          <w:top w:val="nil"/>
          <w:left w:val="nil"/>
          <w:bottom w:val="nil"/>
          <w:right w:val="nil"/>
          <w:between w:val="nil"/>
        </w:pBdr>
        <w:spacing w:line="240" w:lineRule="auto"/>
        <w:ind w:leftChars="-1" w:hangingChars="1" w:hanging="2"/>
        <w:jc w:val="both"/>
        <w:textDirection w:val="btLr"/>
        <w:textAlignment w:val="top"/>
        <w:outlineLvl w:val="0"/>
        <w:rPr>
          <w:rFonts w:ascii="Courier New" w:eastAsia="Courier New" w:hAnsi="Courier New" w:cs="Courier New"/>
          <w:color w:val="000000"/>
          <w:position w:val="-1"/>
          <w:sz w:val="18"/>
          <w:szCs w:val="18"/>
          <w:lang w:eastAsia="ar-SA"/>
        </w:rPr>
      </w:pPr>
      <w:r w:rsidRPr="001270CD">
        <w:rPr>
          <w:rFonts w:ascii="Courier New" w:eastAsia="Courier New" w:hAnsi="Courier New" w:cs="Courier New"/>
          <w:color w:val="000000"/>
          <w:position w:val="-1"/>
          <w:sz w:val="18"/>
          <w:szCs w:val="18"/>
          <w:lang w:eastAsia="ar-SA"/>
        </w:rPr>
        <w:t xml:space="preserve">            (rising edge-triggered flip-flop clocked by clock)</w:t>
      </w:r>
    </w:p>
    <w:p w14:paraId="41A3783D" w14:textId="77777777" w:rsidR="001270CD" w:rsidRPr="001270CD" w:rsidRDefault="001270CD" w:rsidP="001270CD">
      <w:pPr>
        <w:pBdr>
          <w:top w:val="nil"/>
          <w:left w:val="nil"/>
          <w:bottom w:val="nil"/>
          <w:right w:val="nil"/>
          <w:between w:val="nil"/>
        </w:pBdr>
        <w:spacing w:line="240" w:lineRule="auto"/>
        <w:ind w:leftChars="-1" w:hangingChars="1" w:hanging="2"/>
        <w:jc w:val="both"/>
        <w:textDirection w:val="btLr"/>
        <w:textAlignment w:val="top"/>
        <w:outlineLvl w:val="0"/>
        <w:rPr>
          <w:rFonts w:ascii="Courier New" w:eastAsia="Courier New" w:hAnsi="Courier New" w:cs="Courier New"/>
          <w:color w:val="000000"/>
          <w:position w:val="-1"/>
          <w:sz w:val="18"/>
          <w:szCs w:val="18"/>
          <w:lang w:eastAsia="ar-SA"/>
        </w:rPr>
      </w:pPr>
      <w:r w:rsidRPr="001270CD">
        <w:rPr>
          <w:rFonts w:ascii="Courier New" w:eastAsia="Courier New" w:hAnsi="Courier New" w:cs="Courier New"/>
          <w:color w:val="000000"/>
          <w:position w:val="-1"/>
          <w:sz w:val="18"/>
          <w:szCs w:val="18"/>
          <w:lang w:eastAsia="ar-SA"/>
        </w:rPr>
        <w:t xml:space="preserve">  Path Group: clock</w:t>
      </w:r>
    </w:p>
    <w:p w14:paraId="3748976C" w14:textId="77777777" w:rsidR="001270CD" w:rsidRPr="001270CD" w:rsidRDefault="001270CD" w:rsidP="001270CD">
      <w:pPr>
        <w:pBdr>
          <w:top w:val="nil"/>
          <w:left w:val="nil"/>
          <w:bottom w:val="nil"/>
          <w:right w:val="nil"/>
          <w:between w:val="nil"/>
        </w:pBdr>
        <w:spacing w:line="240" w:lineRule="auto"/>
        <w:ind w:leftChars="-1" w:hangingChars="1" w:hanging="2"/>
        <w:jc w:val="both"/>
        <w:textDirection w:val="btLr"/>
        <w:textAlignment w:val="top"/>
        <w:outlineLvl w:val="0"/>
        <w:rPr>
          <w:rFonts w:ascii="Courier New" w:eastAsia="Courier New" w:hAnsi="Courier New" w:cs="Courier New"/>
          <w:color w:val="000000"/>
          <w:position w:val="-1"/>
          <w:sz w:val="18"/>
          <w:szCs w:val="18"/>
          <w:lang w:eastAsia="ar-SA"/>
        </w:rPr>
      </w:pPr>
      <w:r w:rsidRPr="001270CD">
        <w:rPr>
          <w:rFonts w:ascii="Courier New" w:eastAsia="Courier New" w:hAnsi="Courier New" w:cs="Courier New"/>
          <w:color w:val="000000"/>
          <w:position w:val="-1"/>
          <w:sz w:val="18"/>
          <w:szCs w:val="18"/>
          <w:lang w:eastAsia="ar-SA"/>
        </w:rPr>
        <w:lastRenderedPageBreak/>
        <w:t xml:space="preserve">  Path Type: max</w:t>
      </w:r>
    </w:p>
    <w:p w14:paraId="76E5ED36" w14:textId="77777777" w:rsidR="001270CD" w:rsidRPr="001270CD" w:rsidRDefault="001270CD" w:rsidP="001270CD">
      <w:pPr>
        <w:pBdr>
          <w:top w:val="nil"/>
          <w:left w:val="nil"/>
          <w:bottom w:val="nil"/>
          <w:right w:val="nil"/>
          <w:between w:val="nil"/>
        </w:pBdr>
        <w:spacing w:line="240" w:lineRule="auto"/>
        <w:ind w:leftChars="-1" w:hangingChars="1" w:hanging="2"/>
        <w:jc w:val="both"/>
        <w:textDirection w:val="btLr"/>
        <w:textAlignment w:val="top"/>
        <w:outlineLvl w:val="0"/>
        <w:rPr>
          <w:rFonts w:ascii="Courier New" w:eastAsia="Courier New" w:hAnsi="Courier New" w:cs="Courier New"/>
          <w:color w:val="000000"/>
          <w:position w:val="-1"/>
          <w:sz w:val="18"/>
          <w:szCs w:val="18"/>
          <w:lang w:eastAsia="ar-SA"/>
        </w:rPr>
      </w:pPr>
    </w:p>
    <w:p w14:paraId="6DCA2ECB" w14:textId="77777777" w:rsidR="001270CD" w:rsidRPr="001270CD" w:rsidRDefault="001270CD" w:rsidP="001270CD">
      <w:pPr>
        <w:pBdr>
          <w:top w:val="nil"/>
          <w:left w:val="nil"/>
          <w:bottom w:val="nil"/>
          <w:right w:val="nil"/>
          <w:between w:val="nil"/>
        </w:pBdr>
        <w:spacing w:line="240" w:lineRule="auto"/>
        <w:ind w:leftChars="-1" w:hangingChars="1" w:hanging="2"/>
        <w:jc w:val="both"/>
        <w:textDirection w:val="btLr"/>
        <w:textAlignment w:val="top"/>
        <w:outlineLvl w:val="0"/>
        <w:rPr>
          <w:rFonts w:ascii="Courier New" w:eastAsia="Courier New" w:hAnsi="Courier New" w:cs="Courier New"/>
          <w:color w:val="000000"/>
          <w:position w:val="-1"/>
          <w:sz w:val="18"/>
          <w:szCs w:val="18"/>
          <w:lang w:eastAsia="ar-SA"/>
        </w:rPr>
      </w:pPr>
      <w:r w:rsidRPr="001270CD">
        <w:rPr>
          <w:rFonts w:ascii="Courier New" w:eastAsia="Courier New" w:hAnsi="Courier New" w:cs="Courier New"/>
          <w:color w:val="000000"/>
          <w:position w:val="-1"/>
          <w:sz w:val="18"/>
          <w:szCs w:val="18"/>
          <w:lang w:eastAsia="ar-SA"/>
        </w:rPr>
        <w:t xml:space="preserve">  Point                                    Incr       Path</w:t>
      </w:r>
    </w:p>
    <w:p w14:paraId="00721D75" w14:textId="77777777" w:rsidR="001270CD" w:rsidRPr="001270CD" w:rsidRDefault="001270CD" w:rsidP="001270CD">
      <w:pPr>
        <w:pBdr>
          <w:top w:val="nil"/>
          <w:left w:val="nil"/>
          <w:bottom w:val="nil"/>
          <w:right w:val="nil"/>
          <w:between w:val="nil"/>
        </w:pBdr>
        <w:spacing w:line="240" w:lineRule="auto"/>
        <w:ind w:leftChars="-1" w:hangingChars="1" w:hanging="2"/>
        <w:jc w:val="both"/>
        <w:textDirection w:val="btLr"/>
        <w:textAlignment w:val="top"/>
        <w:outlineLvl w:val="0"/>
        <w:rPr>
          <w:rFonts w:ascii="Courier New" w:eastAsia="Courier New" w:hAnsi="Courier New" w:cs="Courier New"/>
          <w:color w:val="000000"/>
          <w:position w:val="-1"/>
          <w:sz w:val="18"/>
          <w:szCs w:val="18"/>
          <w:lang w:eastAsia="ar-SA"/>
        </w:rPr>
      </w:pPr>
      <w:r w:rsidRPr="001270CD">
        <w:rPr>
          <w:rFonts w:ascii="Courier New" w:eastAsia="Courier New" w:hAnsi="Courier New" w:cs="Courier New"/>
          <w:color w:val="000000"/>
          <w:position w:val="-1"/>
          <w:sz w:val="18"/>
          <w:szCs w:val="18"/>
          <w:lang w:eastAsia="ar-SA"/>
        </w:rPr>
        <w:t xml:space="preserve">  -----------------------------------------------------------</w:t>
      </w:r>
    </w:p>
    <w:p w14:paraId="34E0C0C9" w14:textId="77777777" w:rsidR="001270CD" w:rsidRPr="001270CD" w:rsidRDefault="001270CD" w:rsidP="001270CD">
      <w:pPr>
        <w:pBdr>
          <w:top w:val="nil"/>
          <w:left w:val="nil"/>
          <w:bottom w:val="nil"/>
          <w:right w:val="nil"/>
          <w:between w:val="nil"/>
        </w:pBdr>
        <w:spacing w:line="240" w:lineRule="auto"/>
        <w:ind w:leftChars="-1" w:hangingChars="1" w:hanging="2"/>
        <w:jc w:val="both"/>
        <w:textDirection w:val="btLr"/>
        <w:textAlignment w:val="top"/>
        <w:outlineLvl w:val="0"/>
        <w:rPr>
          <w:rFonts w:ascii="Courier New" w:eastAsia="Courier New" w:hAnsi="Courier New" w:cs="Courier New"/>
          <w:color w:val="000000"/>
          <w:position w:val="-1"/>
          <w:sz w:val="18"/>
          <w:szCs w:val="18"/>
          <w:lang w:eastAsia="ar-SA"/>
        </w:rPr>
      </w:pPr>
      <w:r w:rsidRPr="001270CD">
        <w:rPr>
          <w:rFonts w:ascii="Courier New" w:eastAsia="Courier New" w:hAnsi="Courier New" w:cs="Courier New"/>
          <w:color w:val="000000"/>
          <w:position w:val="-1"/>
          <w:sz w:val="18"/>
          <w:szCs w:val="18"/>
          <w:lang w:eastAsia="ar-SA"/>
        </w:rPr>
        <w:t xml:space="preserve">  clock clock (rise edge)                0.0000     0.0000</w:t>
      </w:r>
    </w:p>
    <w:p w14:paraId="2D50AA1A" w14:textId="77777777" w:rsidR="001270CD" w:rsidRPr="001270CD" w:rsidRDefault="001270CD" w:rsidP="001270CD">
      <w:pPr>
        <w:pBdr>
          <w:top w:val="nil"/>
          <w:left w:val="nil"/>
          <w:bottom w:val="nil"/>
          <w:right w:val="nil"/>
          <w:between w:val="nil"/>
        </w:pBdr>
        <w:spacing w:line="240" w:lineRule="auto"/>
        <w:ind w:leftChars="-1" w:hangingChars="1" w:hanging="2"/>
        <w:jc w:val="both"/>
        <w:textDirection w:val="btLr"/>
        <w:textAlignment w:val="top"/>
        <w:outlineLvl w:val="0"/>
        <w:rPr>
          <w:rFonts w:ascii="Courier New" w:eastAsia="Courier New" w:hAnsi="Courier New" w:cs="Courier New"/>
          <w:color w:val="000000"/>
          <w:position w:val="-1"/>
          <w:sz w:val="18"/>
          <w:szCs w:val="18"/>
          <w:lang w:eastAsia="ar-SA"/>
        </w:rPr>
      </w:pPr>
      <w:r w:rsidRPr="001270CD">
        <w:rPr>
          <w:rFonts w:ascii="Courier New" w:eastAsia="Courier New" w:hAnsi="Courier New" w:cs="Courier New"/>
          <w:color w:val="000000"/>
          <w:position w:val="-1"/>
          <w:sz w:val="18"/>
          <w:szCs w:val="18"/>
          <w:lang w:eastAsia="ar-SA"/>
        </w:rPr>
        <w:t xml:space="preserve">  clock network delay (ideal)            0.0000     0.0000</w:t>
      </w:r>
    </w:p>
    <w:p w14:paraId="0A9A6693" w14:textId="77777777" w:rsidR="001270CD" w:rsidRPr="001270CD" w:rsidRDefault="001270CD" w:rsidP="001270CD">
      <w:pPr>
        <w:pBdr>
          <w:top w:val="nil"/>
          <w:left w:val="nil"/>
          <w:bottom w:val="nil"/>
          <w:right w:val="nil"/>
          <w:between w:val="nil"/>
        </w:pBdr>
        <w:spacing w:line="240" w:lineRule="auto"/>
        <w:ind w:leftChars="-1" w:hangingChars="1" w:hanging="2"/>
        <w:jc w:val="both"/>
        <w:textDirection w:val="btLr"/>
        <w:textAlignment w:val="top"/>
        <w:outlineLvl w:val="0"/>
        <w:rPr>
          <w:rFonts w:ascii="Courier New" w:eastAsia="Courier New" w:hAnsi="Courier New" w:cs="Courier New"/>
          <w:color w:val="000000"/>
          <w:position w:val="-1"/>
          <w:sz w:val="18"/>
          <w:szCs w:val="18"/>
          <w:lang w:eastAsia="ar-SA"/>
        </w:rPr>
      </w:pPr>
      <w:r w:rsidRPr="001270CD">
        <w:rPr>
          <w:rFonts w:ascii="Courier New" w:eastAsia="Courier New" w:hAnsi="Courier New" w:cs="Courier New"/>
          <w:color w:val="000000"/>
          <w:position w:val="-1"/>
          <w:sz w:val="18"/>
          <w:szCs w:val="18"/>
          <w:lang w:eastAsia="ar-SA"/>
        </w:rPr>
        <w:t xml:space="preserve">  value_reg[2]/CK (DFF_X1)               0.0000     0.0000 r</w:t>
      </w:r>
    </w:p>
    <w:p w14:paraId="605DDD4B" w14:textId="77777777" w:rsidR="001270CD" w:rsidRPr="001270CD" w:rsidRDefault="001270CD" w:rsidP="001270CD">
      <w:pPr>
        <w:pBdr>
          <w:top w:val="nil"/>
          <w:left w:val="nil"/>
          <w:bottom w:val="nil"/>
          <w:right w:val="nil"/>
          <w:between w:val="nil"/>
        </w:pBdr>
        <w:spacing w:line="240" w:lineRule="auto"/>
        <w:ind w:leftChars="-1" w:hangingChars="1" w:hanging="2"/>
        <w:jc w:val="both"/>
        <w:textDirection w:val="btLr"/>
        <w:textAlignment w:val="top"/>
        <w:outlineLvl w:val="0"/>
        <w:rPr>
          <w:rFonts w:ascii="Courier New" w:eastAsia="Courier New" w:hAnsi="Courier New" w:cs="Courier New"/>
          <w:color w:val="000000"/>
          <w:position w:val="-1"/>
          <w:sz w:val="18"/>
          <w:szCs w:val="18"/>
          <w:lang w:eastAsia="ar-SA"/>
        </w:rPr>
      </w:pPr>
      <w:r w:rsidRPr="001270CD">
        <w:rPr>
          <w:rFonts w:ascii="Courier New" w:eastAsia="Courier New" w:hAnsi="Courier New" w:cs="Courier New"/>
          <w:color w:val="000000"/>
          <w:position w:val="-1"/>
          <w:sz w:val="18"/>
          <w:szCs w:val="18"/>
          <w:lang w:eastAsia="ar-SA"/>
        </w:rPr>
        <w:t xml:space="preserve">  value_reg[2]/Q (DFF_X1)                0.5632     0.5632 f</w:t>
      </w:r>
    </w:p>
    <w:p w14:paraId="0BFF7E2C" w14:textId="77777777" w:rsidR="001270CD" w:rsidRPr="001270CD" w:rsidRDefault="001270CD" w:rsidP="001270CD">
      <w:pPr>
        <w:pBdr>
          <w:top w:val="nil"/>
          <w:left w:val="nil"/>
          <w:bottom w:val="nil"/>
          <w:right w:val="nil"/>
          <w:between w:val="nil"/>
        </w:pBdr>
        <w:spacing w:line="240" w:lineRule="auto"/>
        <w:ind w:leftChars="-1" w:hangingChars="1" w:hanging="2"/>
        <w:jc w:val="both"/>
        <w:textDirection w:val="btLr"/>
        <w:textAlignment w:val="top"/>
        <w:outlineLvl w:val="0"/>
        <w:rPr>
          <w:rFonts w:ascii="Courier New" w:eastAsia="Courier New" w:hAnsi="Courier New" w:cs="Courier New"/>
          <w:color w:val="000000"/>
          <w:position w:val="-1"/>
          <w:sz w:val="18"/>
          <w:szCs w:val="18"/>
          <w:lang w:eastAsia="ar-SA"/>
        </w:rPr>
      </w:pPr>
      <w:r w:rsidRPr="001270CD">
        <w:rPr>
          <w:rFonts w:ascii="Courier New" w:eastAsia="Courier New" w:hAnsi="Courier New" w:cs="Courier New"/>
          <w:color w:val="000000"/>
          <w:position w:val="-1"/>
          <w:sz w:val="18"/>
          <w:szCs w:val="18"/>
          <w:lang w:eastAsia="ar-SA"/>
        </w:rPr>
        <w:t xml:space="preserve">  U24/ZN (NOR4_X2)                       1.1182     1.6814 r</w:t>
      </w:r>
    </w:p>
    <w:p w14:paraId="639819C6" w14:textId="77777777" w:rsidR="001270CD" w:rsidRPr="001270CD" w:rsidRDefault="001270CD" w:rsidP="001270CD">
      <w:pPr>
        <w:pBdr>
          <w:top w:val="nil"/>
          <w:left w:val="nil"/>
          <w:bottom w:val="nil"/>
          <w:right w:val="nil"/>
          <w:between w:val="nil"/>
        </w:pBdr>
        <w:spacing w:line="240" w:lineRule="auto"/>
        <w:ind w:leftChars="-1" w:hangingChars="1" w:hanging="2"/>
        <w:jc w:val="both"/>
        <w:textDirection w:val="btLr"/>
        <w:textAlignment w:val="top"/>
        <w:outlineLvl w:val="0"/>
        <w:rPr>
          <w:rFonts w:ascii="Courier New" w:eastAsia="Courier New" w:hAnsi="Courier New" w:cs="Courier New"/>
          <w:color w:val="000000"/>
          <w:position w:val="-1"/>
          <w:sz w:val="18"/>
          <w:szCs w:val="18"/>
          <w:lang w:eastAsia="ar-SA"/>
        </w:rPr>
      </w:pPr>
      <w:r w:rsidRPr="001270CD">
        <w:rPr>
          <w:rFonts w:ascii="Courier New" w:eastAsia="Courier New" w:hAnsi="Courier New" w:cs="Courier New"/>
          <w:color w:val="000000"/>
          <w:position w:val="-1"/>
          <w:sz w:val="18"/>
          <w:szCs w:val="18"/>
          <w:lang w:eastAsia="ar-SA"/>
        </w:rPr>
        <w:t xml:space="preserve">  U28/ZN (NOR2_X1)                       0.1580     1.8394 f</w:t>
      </w:r>
    </w:p>
    <w:p w14:paraId="5D21BF2F" w14:textId="77777777" w:rsidR="001270CD" w:rsidRPr="001270CD" w:rsidRDefault="001270CD" w:rsidP="001270CD">
      <w:pPr>
        <w:pBdr>
          <w:top w:val="nil"/>
          <w:left w:val="nil"/>
          <w:bottom w:val="nil"/>
          <w:right w:val="nil"/>
          <w:between w:val="nil"/>
        </w:pBdr>
        <w:spacing w:line="240" w:lineRule="auto"/>
        <w:ind w:leftChars="-1" w:hangingChars="1" w:hanging="2"/>
        <w:jc w:val="both"/>
        <w:textDirection w:val="btLr"/>
        <w:textAlignment w:val="top"/>
        <w:outlineLvl w:val="0"/>
        <w:rPr>
          <w:rFonts w:ascii="Courier New" w:eastAsia="Courier New" w:hAnsi="Courier New" w:cs="Courier New"/>
          <w:color w:val="000000"/>
          <w:position w:val="-1"/>
          <w:sz w:val="18"/>
          <w:szCs w:val="18"/>
          <w:lang w:eastAsia="ar-SA"/>
        </w:rPr>
      </w:pPr>
      <w:r w:rsidRPr="001270CD">
        <w:rPr>
          <w:rFonts w:ascii="Courier New" w:eastAsia="Courier New" w:hAnsi="Courier New" w:cs="Courier New"/>
          <w:color w:val="000000"/>
          <w:position w:val="-1"/>
          <w:sz w:val="18"/>
          <w:szCs w:val="18"/>
          <w:lang w:eastAsia="ar-SA"/>
        </w:rPr>
        <w:t xml:space="preserve">  U29/ZN (INV_X1)                        0.2081     2.0475 r</w:t>
      </w:r>
    </w:p>
    <w:p w14:paraId="72B04A62" w14:textId="77777777" w:rsidR="001270CD" w:rsidRPr="001270CD" w:rsidRDefault="001270CD" w:rsidP="001270CD">
      <w:pPr>
        <w:pBdr>
          <w:top w:val="nil"/>
          <w:left w:val="nil"/>
          <w:bottom w:val="nil"/>
          <w:right w:val="nil"/>
          <w:between w:val="nil"/>
        </w:pBdr>
        <w:spacing w:line="240" w:lineRule="auto"/>
        <w:ind w:leftChars="-1" w:hangingChars="1" w:hanging="2"/>
        <w:jc w:val="both"/>
        <w:textDirection w:val="btLr"/>
        <w:textAlignment w:val="top"/>
        <w:outlineLvl w:val="0"/>
        <w:rPr>
          <w:rFonts w:ascii="Courier New" w:eastAsia="Courier New" w:hAnsi="Courier New" w:cs="Courier New"/>
          <w:color w:val="000000"/>
          <w:position w:val="-1"/>
          <w:sz w:val="18"/>
          <w:szCs w:val="18"/>
          <w:lang w:eastAsia="ar-SA"/>
        </w:rPr>
      </w:pPr>
      <w:r w:rsidRPr="001270CD">
        <w:rPr>
          <w:rFonts w:ascii="Courier New" w:eastAsia="Courier New" w:hAnsi="Courier New" w:cs="Courier New"/>
          <w:color w:val="000000"/>
          <w:position w:val="-1"/>
          <w:sz w:val="18"/>
          <w:szCs w:val="18"/>
          <w:lang w:eastAsia="ar-SA"/>
        </w:rPr>
        <w:t xml:space="preserve">  U37/ZN (NOR3_X1)                       0.1179     2.1654 f</w:t>
      </w:r>
    </w:p>
    <w:p w14:paraId="70228969" w14:textId="77777777" w:rsidR="001270CD" w:rsidRPr="001270CD" w:rsidRDefault="001270CD" w:rsidP="001270CD">
      <w:pPr>
        <w:pBdr>
          <w:top w:val="nil"/>
          <w:left w:val="nil"/>
          <w:bottom w:val="nil"/>
          <w:right w:val="nil"/>
          <w:between w:val="nil"/>
        </w:pBdr>
        <w:spacing w:line="240" w:lineRule="auto"/>
        <w:ind w:leftChars="-1" w:hangingChars="1" w:hanging="2"/>
        <w:jc w:val="both"/>
        <w:textDirection w:val="btLr"/>
        <w:textAlignment w:val="top"/>
        <w:outlineLvl w:val="0"/>
        <w:rPr>
          <w:rFonts w:ascii="Courier New" w:eastAsia="Courier New" w:hAnsi="Courier New" w:cs="Courier New"/>
          <w:color w:val="000000"/>
          <w:position w:val="-1"/>
          <w:sz w:val="18"/>
          <w:szCs w:val="18"/>
          <w:lang w:eastAsia="ar-SA"/>
        </w:rPr>
      </w:pPr>
      <w:r w:rsidRPr="001270CD">
        <w:rPr>
          <w:rFonts w:ascii="Courier New" w:eastAsia="Courier New" w:hAnsi="Courier New" w:cs="Courier New"/>
          <w:color w:val="000000"/>
          <w:position w:val="-1"/>
          <w:sz w:val="18"/>
          <w:szCs w:val="18"/>
          <w:lang w:eastAsia="ar-SA"/>
        </w:rPr>
        <w:t xml:space="preserve">  U38/ZN (AOI22_X1)                      0.3816     2.5469 r</w:t>
      </w:r>
    </w:p>
    <w:p w14:paraId="77FE6C10" w14:textId="77777777" w:rsidR="001270CD" w:rsidRPr="001270CD" w:rsidRDefault="001270CD" w:rsidP="001270CD">
      <w:pPr>
        <w:pBdr>
          <w:top w:val="nil"/>
          <w:left w:val="nil"/>
          <w:bottom w:val="nil"/>
          <w:right w:val="nil"/>
          <w:between w:val="nil"/>
        </w:pBdr>
        <w:spacing w:line="240" w:lineRule="auto"/>
        <w:ind w:leftChars="-1" w:hangingChars="1" w:hanging="2"/>
        <w:jc w:val="both"/>
        <w:textDirection w:val="btLr"/>
        <w:textAlignment w:val="top"/>
        <w:outlineLvl w:val="0"/>
        <w:rPr>
          <w:rFonts w:ascii="Courier New" w:eastAsia="Courier New" w:hAnsi="Courier New" w:cs="Courier New"/>
          <w:color w:val="000000"/>
          <w:position w:val="-1"/>
          <w:sz w:val="18"/>
          <w:szCs w:val="18"/>
          <w:lang w:eastAsia="ar-SA"/>
        </w:rPr>
      </w:pPr>
      <w:r w:rsidRPr="001270CD">
        <w:rPr>
          <w:rFonts w:ascii="Courier New" w:eastAsia="Courier New" w:hAnsi="Courier New" w:cs="Courier New"/>
          <w:color w:val="000000"/>
          <w:position w:val="-1"/>
          <w:sz w:val="18"/>
          <w:szCs w:val="18"/>
          <w:lang w:eastAsia="ar-SA"/>
        </w:rPr>
        <w:t xml:space="preserve">  U39/ZN (OAI21_X1)                      0.1941     2.7410 f</w:t>
      </w:r>
    </w:p>
    <w:p w14:paraId="7684A9CE" w14:textId="77777777" w:rsidR="001270CD" w:rsidRPr="001270CD" w:rsidRDefault="001270CD" w:rsidP="001270CD">
      <w:pPr>
        <w:pBdr>
          <w:top w:val="nil"/>
          <w:left w:val="nil"/>
          <w:bottom w:val="nil"/>
          <w:right w:val="nil"/>
          <w:between w:val="nil"/>
        </w:pBdr>
        <w:spacing w:line="240" w:lineRule="auto"/>
        <w:ind w:leftChars="-1" w:hangingChars="1" w:hanging="2"/>
        <w:jc w:val="both"/>
        <w:textDirection w:val="btLr"/>
        <w:textAlignment w:val="top"/>
        <w:outlineLvl w:val="0"/>
        <w:rPr>
          <w:rFonts w:ascii="Courier New" w:eastAsia="Courier New" w:hAnsi="Courier New" w:cs="Courier New"/>
          <w:color w:val="000000"/>
          <w:position w:val="-1"/>
          <w:sz w:val="18"/>
          <w:szCs w:val="18"/>
          <w:lang w:eastAsia="ar-SA"/>
        </w:rPr>
      </w:pPr>
      <w:r w:rsidRPr="001270CD">
        <w:rPr>
          <w:rFonts w:ascii="Courier New" w:eastAsia="Courier New" w:hAnsi="Courier New" w:cs="Courier New"/>
          <w:color w:val="000000"/>
          <w:position w:val="-1"/>
          <w:sz w:val="18"/>
          <w:szCs w:val="18"/>
          <w:lang w:eastAsia="ar-SA"/>
        </w:rPr>
        <w:t xml:space="preserve">  value_reg[2]/D (DFF_X1)                0.0000     2.7410 f</w:t>
      </w:r>
    </w:p>
    <w:p w14:paraId="5A7337C0" w14:textId="77777777" w:rsidR="001270CD" w:rsidRPr="001270CD" w:rsidRDefault="001270CD" w:rsidP="001270CD">
      <w:pPr>
        <w:pBdr>
          <w:top w:val="nil"/>
          <w:left w:val="nil"/>
          <w:bottom w:val="nil"/>
          <w:right w:val="nil"/>
          <w:between w:val="nil"/>
        </w:pBdr>
        <w:spacing w:line="240" w:lineRule="auto"/>
        <w:ind w:leftChars="-1" w:hangingChars="1" w:hanging="2"/>
        <w:jc w:val="both"/>
        <w:textDirection w:val="btLr"/>
        <w:textAlignment w:val="top"/>
        <w:outlineLvl w:val="0"/>
        <w:rPr>
          <w:rFonts w:ascii="Courier New" w:eastAsia="Courier New" w:hAnsi="Courier New" w:cs="Courier New"/>
          <w:color w:val="000000"/>
          <w:position w:val="-1"/>
          <w:sz w:val="18"/>
          <w:szCs w:val="18"/>
          <w:lang w:eastAsia="ar-SA"/>
        </w:rPr>
      </w:pPr>
      <w:r w:rsidRPr="001270CD">
        <w:rPr>
          <w:rFonts w:ascii="Courier New" w:eastAsia="Courier New" w:hAnsi="Courier New" w:cs="Courier New"/>
          <w:color w:val="000000"/>
          <w:position w:val="-1"/>
          <w:sz w:val="18"/>
          <w:szCs w:val="18"/>
          <w:lang w:eastAsia="ar-SA"/>
        </w:rPr>
        <w:t xml:space="preserve">  data arrival time                                 2.7410</w:t>
      </w:r>
    </w:p>
    <w:p w14:paraId="112E9A98" w14:textId="77777777" w:rsidR="001270CD" w:rsidRPr="001270CD" w:rsidRDefault="001270CD" w:rsidP="001270CD">
      <w:pPr>
        <w:pBdr>
          <w:top w:val="nil"/>
          <w:left w:val="nil"/>
          <w:bottom w:val="nil"/>
          <w:right w:val="nil"/>
          <w:between w:val="nil"/>
        </w:pBdr>
        <w:spacing w:line="240" w:lineRule="auto"/>
        <w:ind w:leftChars="-1" w:hangingChars="1" w:hanging="2"/>
        <w:jc w:val="both"/>
        <w:textDirection w:val="btLr"/>
        <w:textAlignment w:val="top"/>
        <w:outlineLvl w:val="0"/>
        <w:rPr>
          <w:rFonts w:ascii="Courier New" w:eastAsia="Courier New" w:hAnsi="Courier New" w:cs="Courier New"/>
          <w:color w:val="000000"/>
          <w:position w:val="-1"/>
          <w:sz w:val="18"/>
          <w:szCs w:val="18"/>
          <w:lang w:eastAsia="ar-SA"/>
        </w:rPr>
      </w:pPr>
    </w:p>
    <w:p w14:paraId="43ED6487" w14:textId="77777777" w:rsidR="001270CD" w:rsidRPr="001270CD" w:rsidRDefault="001270CD" w:rsidP="001270CD">
      <w:pPr>
        <w:pBdr>
          <w:top w:val="nil"/>
          <w:left w:val="nil"/>
          <w:bottom w:val="nil"/>
          <w:right w:val="nil"/>
          <w:between w:val="nil"/>
        </w:pBdr>
        <w:spacing w:line="240" w:lineRule="auto"/>
        <w:ind w:leftChars="-1" w:hangingChars="1" w:hanging="2"/>
        <w:jc w:val="both"/>
        <w:textDirection w:val="btLr"/>
        <w:textAlignment w:val="top"/>
        <w:outlineLvl w:val="0"/>
        <w:rPr>
          <w:rFonts w:ascii="Courier New" w:eastAsia="Courier New" w:hAnsi="Courier New" w:cs="Courier New"/>
          <w:color w:val="000000"/>
          <w:position w:val="-1"/>
          <w:sz w:val="18"/>
          <w:szCs w:val="18"/>
          <w:lang w:eastAsia="ar-SA"/>
        </w:rPr>
      </w:pPr>
      <w:r w:rsidRPr="001270CD">
        <w:rPr>
          <w:rFonts w:ascii="Courier New" w:eastAsia="Courier New" w:hAnsi="Courier New" w:cs="Courier New"/>
          <w:color w:val="000000"/>
          <w:position w:val="-1"/>
          <w:sz w:val="18"/>
          <w:szCs w:val="18"/>
          <w:lang w:eastAsia="ar-SA"/>
        </w:rPr>
        <w:t xml:space="preserve">  clock clock (rise edge)               10.0000    10.0000</w:t>
      </w:r>
    </w:p>
    <w:p w14:paraId="05366870" w14:textId="77777777" w:rsidR="001270CD" w:rsidRPr="001270CD" w:rsidRDefault="001270CD" w:rsidP="001270CD">
      <w:pPr>
        <w:pBdr>
          <w:top w:val="nil"/>
          <w:left w:val="nil"/>
          <w:bottom w:val="nil"/>
          <w:right w:val="nil"/>
          <w:between w:val="nil"/>
        </w:pBdr>
        <w:spacing w:line="240" w:lineRule="auto"/>
        <w:ind w:leftChars="-1" w:hangingChars="1" w:hanging="2"/>
        <w:jc w:val="both"/>
        <w:textDirection w:val="btLr"/>
        <w:textAlignment w:val="top"/>
        <w:outlineLvl w:val="0"/>
        <w:rPr>
          <w:rFonts w:ascii="Courier New" w:eastAsia="Courier New" w:hAnsi="Courier New" w:cs="Courier New"/>
          <w:color w:val="000000"/>
          <w:position w:val="-1"/>
          <w:sz w:val="18"/>
          <w:szCs w:val="18"/>
          <w:lang w:eastAsia="ar-SA"/>
        </w:rPr>
      </w:pPr>
      <w:r w:rsidRPr="001270CD">
        <w:rPr>
          <w:rFonts w:ascii="Courier New" w:eastAsia="Courier New" w:hAnsi="Courier New" w:cs="Courier New"/>
          <w:color w:val="000000"/>
          <w:position w:val="-1"/>
          <w:sz w:val="18"/>
          <w:szCs w:val="18"/>
          <w:lang w:eastAsia="ar-SA"/>
        </w:rPr>
        <w:t xml:space="preserve">  clock network delay (ideal)            0.0000    10.0000</w:t>
      </w:r>
    </w:p>
    <w:p w14:paraId="1351388D" w14:textId="77777777" w:rsidR="001270CD" w:rsidRPr="001270CD" w:rsidRDefault="001270CD" w:rsidP="001270CD">
      <w:pPr>
        <w:pBdr>
          <w:top w:val="nil"/>
          <w:left w:val="nil"/>
          <w:bottom w:val="nil"/>
          <w:right w:val="nil"/>
          <w:between w:val="nil"/>
        </w:pBdr>
        <w:spacing w:line="240" w:lineRule="auto"/>
        <w:ind w:leftChars="-1" w:hangingChars="1" w:hanging="2"/>
        <w:jc w:val="both"/>
        <w:textDirection w:val="btLr"/>
        <w:textAlignment w:val="top"/>
        <w:outlineLvl w:val="0"/>
        <w:rPr>
          <w:rFonts w:ascii="Courier New" w:eastAsia="Courier New" w:hAnsi="Courier New" w:cs="Courier New"/>
          <w:color w:val="000000"/>
          <w:position w:val="-1"/>
          <w:sz w:val="18"/>
          <w:szCs w:val="18"/>
          <w:lang w:eastAsia="ar-SA"/>
        </w:rPr>
      </w:pPr>
      <w:r w:rsidRPr="001270CD">
        <w:rPr>
          <w:rFonts w:ascii="Courier New" w:eastAsia="Courier New" w:hAnsi="Courier New" w:cs="Courier New"/>
          <w:color w:val="000000"/>
          <w:position w:val="-1"/>
          <w:sz w:val="18"/>
          <w:szCs w:val="18"/>
          <w:lang w:eastAsia="ar-SA"/>
        </w:rPr>
        <w:t xml:space="preserve">  clock uncertainty                     -0.0500     9.9500</w:t>
      </w:r>
    </w:p>
    <w:p w14:paraId="2DF344FA" w14:textId="77777777" w:rsidR="001270CD" w:rsidRPr="001270CD" w:rsidRDefault="001270CD" w:rsidP="001270CD">
      <w:pPr>
        <w:pBdr>
          <w:top w:val="nil"/>
          <w:left w:val="nil"/>
          <w:bottom w:val="nil"/>
          <w:right w:val="nil"/>
          <w:between w:val="nil"/>
        </w:pBdr>
        <w:spacing w:line="240" w:lineRule="auto"/>
        <w:ind w:leftChars="-1" w:hangingChars="1" w:hanging="2"/>
        <w:jc w:val="both"/>
        <w:textDirection w:val="btLr"/>
        <w:textAlignment w:val="top"/>
        <w:outlineLvl w:val="0"/>
        <w:rPr>
          <w:rFonts w:ascii="Courier New" w:eastAsia="Courier New" w:hAnsi="Courier New" w:cs="Courier New"/>
          <w:color w:val="000000"/>
          <w:position w:val="-1"/>
          <w:sz w:val="18"/>
          <w:szCs w:val="18"/>
          <w:lang w:eastAsia="ar-SA"/>
        </w:rPr>
      </w:pPr>
      <w:r w:rsidRPr="001270CD">
        <w:rPr>
          <w:rFonts w:ascii="Courier New" w:eastAsia="Courier New" w:hAnsi="Courier New" w:cs="Courier New"/>
          <w:color w:val="000000"/>
          <w:position w:val="-1"/>
          <w:sz w:val="18"/>
          <w:szCs w:val="18"/>
          <w:lang w:eastAsia="ar-SA"/>
        </w:rPr>
        <w:t xml:space="preserve">  value_reg[2]/CK (DFF_X1)               0.0000     9.9500 r</w:t>
      </w:r>
    </w:p>
    <w:p w14:paraId="68A9F6CC" w14:textId="77777777" w:rsidR="001270CD" w:rsidRPr="001270CD" w:rsidRDefault="001270CD" w:rsidP="001270CD">
      <w:pPr>
        <w:pBdr>
          <w:top w:val="nil"/>
          <w:left w:val="nil"/>
          <w:bottom w:val="nil"/>
          <w:right w:val="nil"/>
          <w:between w:val="nil"/>
        </w:pBdr>
        <w:spacing w:line="240" w:lineRule="auto"/>
        <w:ind w:leftChars="-1" w:hangingChars="1" w:hanging="2"/>
        <w:jc w:val="both"/>
        <w:textDirection w:val="btLr"/>
        <w:textAlignment w:val="top"/>
        <w:outlineLvl w:val="0"/>
        <w:rPr>
          <w:rFonts w:ascii="Courier New" w:eastAsia="Courier New" w:hAnsi="Courier New" w:cs="Courier New"/>
          <w:color w:val="000000"/>
          <w:position w:val="-1"/>
          <w:sz w:val="18"/>
          <w:szCs w:val="18"/>
          <w:lang w:eastAsia="ar-SA"/>
        </w:rPr>
      </w:pPr>
      <w:r w:rsidRPr="001270CD">
        <w:rPr>
          <w:rFonts w:ascii="Courier New" w:eastAsia="Courier New" w:hAnsi="Courier New" w:cs="Courier New"/>
          <w:color w:val="000000"/>
          <w:position w:val="-1"/>
          <w:sz w:val="18"/>
          <w:szCs w:val="18"/>
          <w:lang w:eastAsia="ar-SA"/>
        </w:rPr>
        <w:t xml:space="preserve">  library setup time                    -0.3352     9.6148</w:t>
      </w:r>
    </w:p>
    <w:p w14:paraId="5B6DD0FE" w14:textId="77777777" w:rsidR="001270CD" w:rsidRPr="001270CD" w:rsidRDefault="001270CD" w:rsidP="001270CD">
      <w:pPr>
        <w:pBdr>
          <w:top w:val="nil"/>
          <w:left w:val="nil"/>
          <w:bottom w:val="nil"/>
          <w:right w:val="nil"/>
          <w:between w:val="nil"/>
        </w:pBdr>
        <w:spacing w:line="240" w:lineRule="auto"/>
        <w:ind w:leftChars="-1" w:hangingChars="1" w:hanging="2"/>
        <w:jc w:val="both"/>
        <w:textDirection w:val="btLr"/>
        <w:textAlignment w:val="top"/>
        <w:outlineLvl w:val="0"/>
        <w:rPr>
          <w:rFonts w:ascii="Courier New" w:eastAsia="Courier New" w:hAnsi="Courier New" w:cs="Courier New"/>
          <w:color w:val="000000"/>
          <w:position w:val="-1"/>
          <w:sz w:val="18"/>
          <w:szCs w:val="18"/>
          <w:lang w:eastAsia="ar-SA"/>
        </w:rPr>
      </w:pPr>
      <w:r w:rsidRPr="001270CD">
        <w:rPr>
          <w:rFonts w:ascii="Courier New" w:eastAsia="Courier New" w:hAnsi="Courier New" w:cs="Courier New"/>
          <w:color w:val="000000"/>
          <w:position w:val="-1"/>
          <w:sz w:val="18"/>
          <w:szCs w:val="18"/>
          <w:lang w:eastAsia="ar-SA"/>
        </w:rPr>
        <w:t xml:space="preserve">  data required time                                9.6148</w:t>
      </w:r>
    </w:p>
    <w:p w14:paraId="1EF774CB" w14:textId="77777777" w:rsidR="001270CD" w:rsidRPr="001270CD" w:rsidRDefault="001270CD" w:rsidP="001270CD">
      <w:pPr>
        <w:pBdr>
          <w:top w:val="nil"/>
          <w:left w:val="nil"/>
          <w:bottom w:val="nil"/>
          <w:right w:val="nil"/>
          <w:between w:val="nil"/>
        </w:pBdr>
        <w:spacing w:line="240" w:lineRule="auto"/>
        <w:ind w:leftChars="-1" w:hangingChars="1" w:hanging="2"/>
        <w:jc w:val="both"/>
        <w:textDirection w:val="btLr"/>
        <w:textAlignment w:val="top"/>
        <w:outlineLvl w:val="0"/>
        <w:rPr>
          <w:rFonts w:ascii="Courier New" w:eastAsia="Courier New" w:hAnsi="Courier New" w:cs="Courier New"/>
          <w:color w:val="000000"/>
          <w:position w:val="-1"/>
          <w:sz w:val="18"/>
          <w:szCs w:val="18"/>
          <w:lang w:eastAsia="ar-SA"/>
        </w:rPr>
      </w:pPr>
      <w:r w:rsidRPr="001270CD">
        <w:rPr>
          <w:rFonts w:ascii="Courier New" w:eastAsia="Courier New" w:hAnsi="Courier New" w:cs="Courier New"/>
          <w:color w:val="000000"/>
          <w:position w:val="-1"/>
          <w:sz w:val="18"/>
          <w:szCs w:val="18"/>
          <w:lang w:eastAsia="ar-SA"/>
        </w:rPr>
        <w:t xml:space="preserve">  -----------------------------------------------------------</w:t>
      </w:r>
    </w:p>
    <w:p w14:paraId="16486564" w14:textId="77777777" w:rsidR="001270CD" w:rsidRPr="001270CD" w:rsidRDefault="001270CD" w:rsidP="001270CD">
      <w:pPr>
        <w:pBdr>
          <w:top w:val="nil"/>
          <w:left w:val="nil"/>
          <w:bottom w:val="nil"/>
          <w:right w:val="nil"/>
          <w:between w:val="nil"/>
        </w:pBdr>
        <w:spacing w:line="240" w:lineRule="auto"/>
        <w:ind w:leftChars="-1" w:hangingChars="1" w:hanging="2"/>
        <w:jc w:val="both"/>
        <w:textDirection w:val="btLr"/>
        <w:textAlignment w:val="top"/>
        <w:outlineLvl w:val="0"/>
        <w:rPr>
          <w:rFonts w:ascii="Courier New" w:eastAsia="Courier New" w:hAnsi="Courier New" w:cs="Courier New"/>
          <w:color w:val="000000"/>
          <w:position w:val="-1"/>
          <w:sz w:val="18"/>
          <w:szCs w:val="18"/>
          <w:lang w:eastAsia="ar-SA"/>
        </w:rPr>
      </w:pPr>
      <w:r w:rsidRPr="001270CD">
        <w:rPr>
          <w:rFonts w:ascii="Courier New" w:eastAsia="Courier New" w:hAnsi="Courier New" w:cs="Courier New"/>
          <w:color w:val="000000"/>
          <w:position w:val="-1"/>
          <w:sz w:val="18"/>
          <w:szCs w:val="18"/>
          <w:lang w:eastAsia="ar-SA"/>
        </w:rPr>
        <w:t xml:space="preserve">  data required time                                9.6148</w:t>
      </w:r>
    </w:p>
    <w:p w14:paraId="72667867" w14:textId="77777777" w:rsidR="001270CD" w:rsidRPr="001270CD" w:rsidRDefault="001270CD" w:rsidP="001270CD">
      <w:pPr>
        <w:pBdr>
          <w:top w:val="nil"/>
          <w:left w:val="nil"/>
          <w:bottom w:val="nil"/>
          <w:right w:val="nil"/>
          <w:between w:val="nil"/>
        </w:pBdr>
        <w:spacing w:line="240" w:lineRule="auto"/>
        <w:ind w:leftChars="-1" w:hangingChars="1" w:hanging="2"/>
        <w:jc w:val="both"/>
        <w:textDirection w:val="btLr"/>
        <w:textAlignment w:val="top"/>
        <w:outlineLvl w:val="0"/>
        <w:rPr>
          <w:rFonts w:ascii="Courier New" w:eastAsia="Courier New" w:hAnsi="Courier New" w:cs="Courier New"/>
          <w:color w:val="000000"/>
          <w:position w:val="-1"/>
          <w:sz w:val="18"/>
          <w:szCs w:val="18"/>
          <w:lang w:eastAsia="ar-SA"/>
        </w:rPr>
      </w:pPr>
      <w:r w:rsidRPr="001270CD">
        <w:rPr>
          <w:rFonts w:ascii="Courier New" w:eastAsia="Courier New" w:hAnsi="Courier New" w:cs="Courier New"/>
          <w:color w:val="000000"/>
          <w:position w:val="-1"/>
          <w:sz w:val="18"/>
          <w:szCs w:val="18"/>
          <w:lang w:eastAsia="ar-SA"/>
        </w:rPr>
        <w:t xml:space="preserve">  data arrival time                                -2.7410</w:t>
      </w:r>
    </w:p>
    <w:p w14:paraId="602607C5" w14:textId="77777777" w:rsidR="001270CD" w:rsidRPr="001270CD" w:rsidRDefault="001270CD" w:rsidP="001270CD">
      <w:pPr>
        <w:pBdr>
          <w:top w:val="nil"/>
          <w:left w:val="nil"/>
          <w:bottom w:val="nil"/>
          <w:right w:val="nil"/>
          <w:between w:val="nil"/>
        </w:pBdr>
        <w:spacing w:line="240" w:lineRule="auto"/>
        <w:ind w:leftChars="-1" w:hangingChars="1" w:hanging="2"/>
        <w:jc w:val="both"/>
        <w:textDirection w:val="btLr"/>
        <w:textAlignment w:val="top"/>
        <w:outlineLvl w:val="0"/>
        <w:rPr>
          <w:rFonts w:ascii="Courier New" w:eastAsia="Courier New" w:hAnsi="Courier New" w:cs="Courier New"/>
          <w:color w:val="000000"/>
          <w:position w:val="-1"/>
          <w:sz w:val="18"/>
          <w:szCs w:val="18"/>
          <w:lang w:eastAsia="ar-SA"/>
        </w:rPr>
      </w:pPr>
      <w:r w:rsidRPr="001270CD">
        <w:rPr>
          <w:rFonts w:ascii="Courier New" w:eastAsia="Courier New" w:hAnsi="Courier New" w:cs="Courier New"/>
          <w:color w:val="000000"/>
          <w:position w:val="-1"/>
          <w:sz w:val="18"/>
          <w:szCs w:val="18"/>
          <w:lang w:eastAsia="ar-SA"/>
        </w:rPr>
        <w:t xml:space="preserve">  -----------------------------------------------------------</w:t>
      </w:r>
    </w:p>
    <w:p w14:paraId="2E04F040" w14:textId="77777777" w:rsidR="001270CD" w:rsidRPr="001270CD" w:rsidRDefault="001270CD" w:rsidP="001270CD">
      <w:pPr>
        <w:pBdr>
          <w:top w:val="nil"/>
          <w:left w:val="nil"/>
          <w:bottom w:val="nil"/>
          <w:right w:val="nil"/>
          <w:between w:val="nil"/>
        </w:pBdr>
        <w:spacing w:line="240" w:lineRule="auto"/>
        <w:ind w:leftChars="-1" w:hangingChars="1" w:hanging="2"/>
        <w:jc w:val="both"/>
        <w:textDirection w:val="btLr"/>
        <w:textAlignment w:val="top"/>
        <w:outlineLvl w:val="0"/>
        <w:rPr>
          <w:rFonts w:ascii="Courier New" w:eastAsia="Courier New" w:hAnsi="Courier New" w:cs="Courier New"/>
          <w:color w:val="000000"/>
          <w:position w:val="-1"/>
          <w:sz w:val="18"/>
          <w:szCs w:val="18"/>
          <w:lang w:eastAsia="ar-SA"/>
        </w:rPr>
      </w:pPr>
      <w:r w:rsidRPr="001270CD">
        <w:rPr>
          <w:rFonts w:ascii="Courier New" w:eastAsia="Courier New" w:hAnsi="Courier New" w:cs="Courier New"/>
          <w:color w:val="000000"/>
          <w:position w:val="-1"/>
          <w:sz w:val="18"/>
          <w:szCs w:val="18"/>
          <w:lang w:eastAsia="ar-SA"/>
        </w:rPr>
        <w:t xml:space="preserve">  slack (MET)                                       6.8738</w:t>
      </w:r>
    </w:p>
    <w:p w14:paraId="0E819F5E" w14:textId="77777777" w:rsidR="001270CD" w:rsidRPr="001270CD" w:rsidRDefault="001270CD" w:rsidP="001270CD">
      <w:pPr>
        <w:pBdr>
          <w:top w:val="nil"/>
          <w:left w:val="nil"/>
          <w:bottom w:val="nil"/>
          <w:right w:val="nil"/>
          <w:between w:val="nil"/>
        </w:pBdr>
        <w:spacing w:line="240" w:lineRule="auto"/>
        <w:ind w:leftChars="-1" w:hangingChars="1" w:hanging="2"/>
        <w:jc w:val="both"/>
        <w:textDirection w:val="btLr"/>
        <w:textAlignment w:val="top"/>
        <w:outlineLvl w:val="0"/>
        <w:rPr>
          <w:rFonts w:ascii="Courier New" w:eastAsia="Courier New" w:hAnsi="Courier New" w:cs="Courier New"/>
          <w:color w:val="000000"/>
          <w:position w:val="-1"/>
          <w:sz w:val="18"/>
          <w:szCs w:val="18"/>
          <w:lang w:eastAsia="ar-SA"/>
        </w:rPr>
      </w:pPr>
    </w:p>
    <w:p w14:paraId="62A62ED8" w14:textId="5DE5B9FD" w:rsidR="001270CD" w:rsidRDefault="001270CD" w:rsidP="001270CD">
      <w:pPr>
        <w:pBdr>
          <w:top w:val="nil"/>
          <w:left w:val="nil"/>
          <w:bottom w:val="nil"/>
          <w:right w:val="nil"/>
          <w:between w:val="nil"/>
        </w:pBdr>
        <w:spacing w:line="240" w:lineRule="auto"/>
        <w:ind w:firstLine="0"/>
        <w:jc w:val="both"/>
        <w:textDirection w:val="btLr"/>
        <w:textAlignment w:val="top"/>
        <w:outlineLvl w:val="0"/>
        <w:rPr>
          <w:rFonts w:ascii="Courier New" w:eastAsia="Courier New" w:hAnsi="Courier New" w:cs="Courier New"/>
          <w:color w:val="000000"/>
          <w:position w:val="-1"/>
          <w:sz w:val="18"/>
          <w:szCs w:val="18"/>
          <w:lang w:eastAsia="ar-SA"/>
        </w:rPr>
      </w:pPr>
    </w:p>
    <w:p w14:paraId="511CF873" w14:textId="5F742FF0" w:rsidR="001270CD" w:rsidRDefault="001270CD" w:rsidP="001270CD">
      <w:pPr>
        <w:pBdr>
          <w:top w:val="nil"/>
          <w:left w:val="nil"/>
          <w:bottom w:val="nil"/>
          <w:right w:val="nil"/>
          <w:between w:val="nil"/>
        </w:pBdr>
        <w:spacing w:line="240" w:lineRule="auto"/>
        <w:ind w:firstLine="0"/>
        <w:jc w:val="both"/>
        <w:textDirection w:val="btLr"/>
        <w:textAlignment w:val="top"/>
        <w:outlineLvl w:val="0"/>
        <w:rPr>
          <w:rFonts w:ascii="Courier New" w:eastAsia="Courier New" w:hAnsi="Courier New" w:cs="Courier New"/>
          <w:color w:val="000000"/>
          <w:position w:val="-1"/>
          <w:sz w:val="18"/>
          <w:szCs w:val="18"/>
          <w:lang w:eastAsia="ar-SA"/>
        </w:rPr>
      </w:pPr>
    </w:p>
    <w:p w14:paraId="075FF411" w14:textId="0722D68B" w:rsidR="001270CD" w:rsidRDefault="001270CD" w:rsidP="001270CD">
      <w:pPr>
        <w:pBdr>
          <w:top w:val="nil"/>
          <w:left w:val="nil"/>
          <w:bottom w:val="nil"/>
          <w:right w:val="nil"/>
          <w:between w:val="nil"/>
        </w:pBdr>
        <w:spacing w:line="240" w:lineRule="auto"/>
        <w:ind w:firstLine="0"/>
        <w:jc w:val="both"/>
        <w:textDirection w:val="btLr"/>
        <w:textAlignment w:val="top"/>
        <w:outlineLvl w:val="0"/>
        <w:rPr>
          <w:rFonts w:ascii="Courier New" w:eastAsia="Courier New" w:hAnsi="Courier New" w:cs="Courier New"/>
          <w:color w:val="000000"/>
          <w:position w:val="-1"/>
          <w:sz w:val="18"/>
          <w:szCs w:val="18"/>
          <w:lang w:eastAsia="ar-SA"/>
        </w:rPr>
      </w:pPr>
    </w:p>
    <w:p w14:paraId="5E8D45F8" w14:textId="6CC23320" w:rsidR="001270CD" w:rsidRDefault="001270CD" w:rsidP="001270CD">
      <w:pPr>
        <w:pBdr>
          <w:top w:val="nil"/>
          <w:left w:val="nil"/>
          <w:bottom w:val="nil"/>
          <w:right w:val="nil"/>
          <w:between w:val="nil"/>
        </w:pBdr>
        <w:spacing w:line="240" w:lineRule="auto"/>
        <w:ind w:firstLine="0"/>
        <w:jc w:val="both"/>
        <w:textDirection w:val="btLr"/>
        <w:textAlignment w:val="top"/>
        <w:outlineLvl w:val="0"/>
        <w:rPr>
          <w:rFonts w:ascii="Courier New" w:eastAsia="Courier New" w:hAnsi="Courier New" w:cs="Courier New"/>
          <w:color w:val="000000"/>
          <w:position w:val="-1"/>
          <w:sz w:val="18"/>
          <w:szCs w:val="18"/>
          <w:lang w:eastAsia="ar-SA"/>
        </w:rPr>
      </w:pPr>
    </w:p>
    <w:p w14:paraId="71305260" w14:textId="65D52189" w:rsidR="001270CD" w:rsidRDefault="001270CD" w:rsidP="001270CD">
      <w:pPr>
        <w:pBdr>
          <w:top w:val="nil"/>
          <w:left w:val="nil"/>
          <w:bottom w:val="nil"/>
          <w:right w:val="nil"/>
          <w:between w:val="nil"/>
        </w:pBdr>
        <w:spacing w:line="240" w:lineRule="auto"/>
        <w:ind w:firstLine="0"/>
        <w:jc w:val="both"/>
        <w:textDirection w:val="btLr"/>
        <w:textAlignment w:val="top"/>
        <w:outlineLvl w:val="0"/>
        <w:rPr>
          <w:rFonts w:ascii="Courier New" w:eastAsia="Courier New" w:hAnsi="Courier New" w:cs="Courier New"/>
          <w:color w:val="000000"/>
          <w:position w:val="-1"/>
          <w:sz w:val="18"/>
          <w:szCs w:val="18"/>
          <w:lang w:eastAsia="ar-SA"/>
        </w:rPr>
      </w:pPr>
    </w:p>
    <w:p w14:paraId="07FB6F77" w14:textId="25845E70" w:rsidR="001270CD" w:rsidRDefault="001270CD" w:rsidP="001270CD">
      <w:pPr>
        <w:pBdr>
          <w:top w:val="nil"/>
          <w:left w:val="nil"/>
          <w:bottom w:val="nil"/>
          <w:right w:val="nil"/>
          <w:between w:val="nil"/>
        </w:pBdr>
        <w:spacing w:line="240" w:lineRule="auto"/>
        <w:ind w:firstLine="0"/>
        <w:jc w:val="both"/>
        <w:textDirection w:val="btLr"/>
        <w:textAlignment w:val="top"/>
        <w:outlineLvl w:val="0"/>
        <w:rPr>
          <w:rFonts w:eastAsia="Courier New"/>
          <w:color w:val="000000"/>
          <w:position w:val="-1"/>
          <w:lang w:eastAsia="ar-SA"/>
        </w:rPr>
      </w:pPr>
      <w:r w:rsidRPr="001270CD">
        <w:rPr>
          <w:rFonts w:eastAsia="Courier New"/>
          <w:color w:val="000000"/>
          <w:position w:val="-1"/>
          <w:lang w:eastAsia="ar-SA"/>
        </w:rPr>
        <w:t>The values of importance in this case is the data arrival time (2.</w:t>
      </w:r>
      <w:r>
        <w:rPr>
          <w:rFonts w:eastAsia="Courier New"/>
          <w:color w:val="000000"/>
          <w:position w:val="-1"/>
          <w:lang w:eastAsia="ar-SA"/>
        </w:rPr>
        <w:t>7410</w:t>
      </w:r>
      <w:r w:rsidRPr="001270CD">
        <w:rPr>
          <w:rFonts w:eastAsia="Courier New"/>
          <w:color w:val="000000"/>
          <w:position w:val="-1"/>
          <w:lang w:eastAsia="ar-SA"/>
        </w:rPr>
        <w:t xml:space="preserve">) and the slack available. The slack is the delay available after the setup time (if applicable), the clock uncertainty, external delays and the data delay is subtracted from the clock signal. </w:t>
      </w:r>
      <w:r w:rsidRPr="001270CD">
        <w:rPr>
          <w:rFonts w:eastAsia="Courier New"/>
          <w:b/>
          <w:color w:val="000000"/>
          <w:position w:val="-1"/>
          <w:lang w:eastAsia="ar-SA"/>
        </w:rPr>
        <w:t>IT MUST BE MET</w:t>
      </w:r>
      <w:r w:rsidRPr="001270CD">
        <w:rPr>
          <w:rFonts w:eastAsia="Courier New"/>
          <w:color w:val="000000"/>
          <w:position w:val="-1"/>
          <w:lang w:eastAsia="ar-SA"/>
        </w:rPr>
        <w:t>. Note that the setup time would come into the picture if both the start and end points of the critical path are on registers.</w:t>
      </w:r>
      <w:r>
        <w:rPr>
          <w:rFonts w:eastAsia="Courier New"/>
          <w:color w:val="000000"/>
          <w:position w:val="-1"/>
          <w:lang w:eastAsia="ar-SA"/>
        </w:rPr>
        <w:t xml:space="preserve"> For our projects or homework, it is always advisable to adjust the clock period in setup.tcl in such a way that the slack is </w:t>
      </w:r>
      <w:r>
        <w:rPr>
          <w:rFonts w:eastAsia="Courier New"/>
          <w:b/>
          <w:bCs/>
          <w:color w:val="000000"/>
          <w:position w:val="-1"/>
          <w:lang w:eastAsia="ar-SA"/>
        </w:rPr>
        <w:t xml:space="preserve">MET </w:t>
      </w:r>
      <w:r>
        <w:rPr>
          <w:rFonts w:eastAsia="Courier New"/>
          <w:color w:val="000000"/>
          <w:position w:val="-1"/>
          <w:lang w:eastAsia="ar-SA"/>
        </w:rPr>
        <w:t xml:space="preserve">and minimum as well. </w:t>
      </w:r>
    </w:p>
    <w:p w14:paraId="6227A3A9" w14:textId="25BE7458" w:rsidR="001270CD" w:rsidRDefault="001270CD" w:rsidP="001270CD">
      <w:pPr>
        <w:pBdr>
          <w:top w:val="nil"/>
          <w:left w:val="nil"/>
          <w:bottom w:val="nil"/>
          <w:right w:val="nil"/>
          <w:between w:val="nil"/>
        </w:pBdr>
        <w:spacing w:line="240" w:lineRule="auto"/>
        <w:ind w:firstLine="0"/>
        <w:jc w:val="both"/>
        <w:textDirection w:val="btLr"/>
        <w:textAlignment w:val="top"/>
        <w:outlineLvl w:val="0"/>
        <w:rPr>
          <w:rFonts w:eastAsia="Courier New"/>
          <w:color w:val="000000"/>
          <w:position w:val="-1"/>
          <w:lang w:eastAsia="ar-SA"/>
        </w:rPr>
      </w:pPr>
    </w:p>
    <w:p w14:paraId="168227AB" w14:textId="20A50437" w:rsidR="001270CD" w:rsidRDefault="001270CD" w:rsidP="001270CD">
      <w:pPr>
        <w:pBdr>
          <w:top w:val="nil"/>
          <w:left w:val="nil"/>
          <w:bottom w:val="nil"/>
          <w:right w:val="nil"/>
          <w:between w:val="nil"/>
        </w:pBdr>
        <w:spacing w:line="240" w:lineRule="auto"/>
        <w:ind w:firstLine="0"/>
        <w:jc w:val="both"/>
        <w:textDirection w:val="btLr"/>
        <w:textAlignment w:val="top"/>
        <w:outlineLvl w:val="0"/>
        <w:rPr>
          <w:rFonts w:eastAsia="Courier New"/>
          <w:b/>
          <w:color w:val="000000"/>
          <w:position w:val="-1"/>
          <w:lang w:eastAsia="ar-SA"/>
        </w:rPr>
      </w:pPr>
      <w:r w:rsidRPr="001270CD">
        <w:rPr>
          <w:rFonts w:eastAsia="Courier New"/>
          <w:b/>
          <w:color w:val="000000"/>
          <w:position w:val="-1"/>
          <w:highlight w:val="yellow"/>
          <w:lang w:eastAsia="ar-SA"/>
        </w:rPr>
        <w:t>[NOTE]You should not synthesize two designs in succession without exiting and restarting Synopsys between designs (two different synthesis runs of the counter design for example). It is allowed to read in multiple modules at the same time corresponding to hierarchy, if any, in a given design.</w:t>
      </w:r>
    </w:p>
    <w:p w14:paraId="4B41C8D5" w14:textId="11B09C96" w:rsidR="001270CD" w:rsidRDefault="001270CD" w:rsidP="001270CD">
      <w:pPr>
        <w:pBdr>
          <w:top w:val="nil"/>
          <w:left w:val="nil"/>
          <w:bottom w:val="nil"/>
          <w:right w:val="nil"/>
          <w:between w:val="nil"/>
        </w:pBdr>
        <w:spacing w:line="240" w:lineRule="auto"/>
        <w:ind w:firstLine="0"/>
        <w:jc w:val="both"/>
        <w:textDirection w:val="btLr"/>
        <w:textAlignment w:val="top"/>
        <w:outlineLvl w:val="0"/>
        <w:rPr>
          <w:rFonts w:eastAsia="Courier New"/>
          <w:b/>
          <w:color w:val="000000"/>
          <w:position w:val="-1"/>
          <w:lang w:eastAsia="ar-SA"/>
        </w:rPr>
      </w:pPr>
    </w:p>
    <w:p w14:paraId="3F73F398" w14:textId="2AF59AB7" w:rsidR="001270CD" w:rsidRDefault="001270CD" w:rsidP="001270CD">
      <w:pPr>
        <w:pBdr>
          <w:top w:val="nil"/>
          <w:left w:val="nil"/>
          <w:bottom w:val="nil"/>
          <w:right w:val="nil"/>
          <w:between w:val="nil"/>
        </w:pBdr>
        <w:spacing w:line="240" w:lineRule="auto"/>
        <w:ind w:firstLine="0"/>
        <w:jc w:val="both"/>
        <w:textDirection w:val="btLr"/>
        <w:textAlignment w:val="top"/>
        <w:outlineLvl w:val="0"/>
        <w:rPr>
          <w:rFonts w:eastAsia="Courier New"/>
          <w:b/>
          <w:color w:val="000000"/>
          <w:position w:val="-1"/>
          <w:lang w:eastAsia="ar-SA"/>
        </w:rPr>
      </w:pPr>
      <w:r>
        <w:rPr>
          <w:rFonts w:eastAsia="Courier New"/>
          <w:b/>
          <w:color w:val="000000"/>
          <w:position w:val="-1"/>
          <w:lang w:eastAsia="ar-SA"/>
        </w:rPr>
        <w:t>4. Using Synopsys to discover common coding problems</w:t>
      </w:r>
    </w:p>
    <w:p w14:paraId="2B3D39AB" w14:textId="66DA3122" w:rsidR="001270CD" w:rsidRDefault="001270CD" w:rsidP="001270CD">
      <w:pPr>
        <w:pBdr>
          <w:top w:val="nil"/>
          <w:left w:val="nil"/>
          <w:bottom w:val="nil"/>
          <w:right w:val="nil"/>
          <w:between w:val="nil"/>
        </w:pBdr>
        <w:spacing w:line="240" w:lineRule="auto"/>
        <w:ind w:firstLine="0"/>
        <w:jc w:val="both"/>
        <w:textDirection w:val="btLr"/>
        <w:textAlignment w:val="top"/>
        <w:outlineLvl w:val="0"/>
        <w:rPr>
          <w:rFonts w:eastAsia="Courier New"/>
          <w:b/>
          <w:color w:val="000000"/>
          <w:position w:val="-1"/>
          <w:lang w:eastAsia="ar-SA"/>
        </w:rPr>
      </w:pPr>
    </w:p>
    <w:p w14:paraId="366A0818" w14:textId="000C43CE" w:rsidR="001270CD" w:rsidRDefault="001270CD" w:rsidP="001270CD">
      <w:pPr>
        <w:pBdr>
          <w:top w:val="nil"/>
          <w:left w:val="nil"/>
          <w:bottom w:val="nil"/>
          <w:right w:val="nil"/>
          <w:between w:val="nil"/>
        </w:pBdr>
        <w:spacing w:line="240" w:lineRule="auto"/>
        <w:ind w:firstLine="0"/>
        <w:jc w:val="both"/>
        <w:textDirection w:val="btLr"/>
        <w:textAlignment w:val="top"/>
        <w:outlineLvl w:val="0"/>
        <w:rPr>
          <w:rFonts w:eastAsia="Courier New"/>
          <w:bCs/>
          <w:color w:val="000000"/>
          <w:position w:val="-1"/>
          <w:lang w:eastAsia="ar-SA"/>
        </w:rPr>
      </w:pPr>
      <w:r w:rsidRPr="001270CD">
        <w:rPr>
          <w:rFonts w:eastAsia="Courier New"/>
          <w:bCs/>
          <w:color w:val="000000"/>
          <w:position w:val="-1"/>
          <w:lang w:eastAsia="ar-SA"/>
        </w:rPr>
        <w:t xml:space="preserve">Synopsys read_verilog command does more than just parse the Verilog file.  It checks the file for existence of flip-flops, latches, and common coding problems.  Please refer to the class notes for more information. </w:t>
      </w:r>
    </w:p>
    <w:p w14:paraId="7191D647" w14:textId="02D65497" w:rsidR="009628D7" w:rsidRDefault="009628D7" w:rsidP="001270CD">
      <w:pPr>
        <w:pBdr>
          <w:top w:val="nil"/>
          <w:left w:val="nil"/>
          <w:bottom w:val="nil"/>
          <w:right w:val="nil"/>
          <w:between w:val="nil"/>
        </w:pBdr>
        <w:spacing w:line="240" w:lineRule="auto"/>
        <w:ind w:firstLine="0"/>
        <w:jc w:val="both"/>
        <w:textDirection w:val="btLr"/>
        <w:textAlignment w:val="top"/>
        <w:outlineLvl w:val="0"/>
        <w:rPr>
          <w:rFonts w:eastAsia="Courier New"/>
          <w:bCs/>
          <w:color w:val="000000"/>
          <w:position w:val="-1"/>
          <w:lang w:eastAsia="ar-SA"/>
        </w:rPr>
      </w:pPr>
    </w:p>
    <w:p w14:paraId="7377CA3E" w14:textId="4113D281" w:rsidR="009628D7" w:rsidRDefault="009628D7" w:rsidP="009628D7">
      <w:pPr>
        <w:pBdr>
          <w:top w:val="nil"/>
          <w:left w:val="nil"/>
          <w:bottom w:val="nil"/>
          <w:right w:val="nil"/>
          <w:between w:val="nil"/>
        </w:pBdr>
        <w:spacing w:line="240" w:lineRule="auto"/>
        <w:ind w:firstLine="0"/>
        <w:jc w:val="center"/>
        <w:textDirection w:val="btLr"/>
        <w:textAlignment w:val="top"/>
        <w:outlineLvl w:val="0"/>
        <w:rPr>
          <w:rFonts w:eastAsia="Courier New"/>
          <w:bCs/>
          <w:color w:val="000000"/>
          <w:position w:val="-1"/>
          <w:lang w:eastAsia="ar-SA"/>
        </w:rPr>
      </w:pPr>
      <w:r>
        <w:rPr>
          <w:noProof/>
        </w:rPr>
        <w:lastRenderedPageBreak/>
        <w:drawing>
          <wp:inline distT="0" distB="0" distL="0" distR="0" wp14:anchorId="29EE511F" wp14:editId="56266ED6">
            <wp:extent cx="3747454" cy="1763993"/>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52"/>
                    <a:stretch>
                      <a:fillRect/>
                    </a:stretch>
                  </pic:blipFill>
                  <pic:spPr>
                    <a:xfrm>
                      <a:off x="0" y="0"/>
                      <a:ext cx="3752407" cy="1766324"/>
                    </a:xfrm>
                    <a:prstGeom prst="rect">
                      <a:avLst/>
                    </a:prstGeom>
                  </pic:spPr>
                </pic:pic>
              </a:graphicData>
            </a:graphic>
          </wp:inline>
        </w:drawing>
      </w:r>
    </w:p>
    <w:p w14:paraId="307F6AC5" w14:textId="232FC695" w:rsidR="00DF2356" w:rsidRDefault="00DF2356" w:rsidP="009628D7">
      <w:pPr>
        <w:pBdr>
          <w:top w:val="nil"/>
          <w:left w:val="nil"/>
          <w:bottom w:val="nil"/>
          <w:right w:val="nil"/>
          <w:between w:val="nil"/>
        </w:pBdr>
        <w:spacing w:line="240" w:lineRule="auto"/>
        <w:ind w:firstLine="0"/>
        <w:jc w:val="center"/>
        <w:textDirection w:val="btLr"/>
        <w:textAlignment w:val="top"/>
        <w:outlineLvl w:val="0"/>
        <w:rPr>
          <w:rFonts w:eastAsia="Courier New"/>
          <w:bCs/>
          <w:color w:val="000000"/>
          <w:position w:val="-1"/>
          <w:lang w:eastAsia="ar-SA"/>
        </w:rPr>
      </w:pPr>
    </w:p>
    <w:p w14:paraId="7AE212C0" w14:textId="34EC7627" w:rsidR="00DF2356" w:rsidRPr="00DF2356" w:rsidRDefault="00DF2356" w:rsidP="009628D7">
      <w:pPr>
        <w:pBdr>
          <w:top w:val="nil"/>
          <w:left w:val="nil"/>
          <w:bottom w:val="nil"/>
          <w:right w:val="nil"/>
          <w:between w:val="nil"/>
        </w:pBdr>
        <w:spacing w:line="240" w:lineRule="auto"/>
        <w:ind w:firstLine="0"/>
        <w:jc w:val="center"/>
        <w:textDirection w:val="btLr"/>
        <w:textAlignment w:val="top"/>
        <w:outlineLvl w:val="0"/>
        <w:rPr>
          <w:rFonts w:eastAsia="Courier New"/>
          <w:b/>
          <w:color w:val="000000"/>
          <w:position w:val="-1"/>
          <w:lang w:eastAsia="ar-SA"/>
        </w:rPr>
      </w:pPr>
      <w:r>
        <w:rPr>
          <w:rFonts w:eastAsia="Courier New"/>
          <w:b/>
          <w:color w:val="000000"/>
          <w:position w:val="-1"/>
          <w:lang w:eastAsia="ar-SA"/>
        </w:rPr>
        <w:t>Figure 12: read_verilog command</w:t>
      </w:r>
    </w:p>
    <w:p w14:paraId="39EDD288" w14:textId="73B28CF6" w:rsidR="009628D7" w:rsidRDefault="009628D7" w:rsidP="001270CD">
      <w:pPr>
        <w:pBdr>
          <w:top w:val="nil"/>
          <w:left w:val="nil"/>
          <w:bottom w:val="nil"/>
          <w:right w:val="nil"/>
          <w:between w:val="nil"/>
        </w:pBdr>
        <w:spacing w:line="240" w:lineRule="auto"/>
        <w:ind w:firstLine="0"/>
        <w:jc w:val="both"/>
        <w:textDirection w:val="btLr"/>
        <w:textAlignment w:val="top"/>
        <w:outlineLvl w:val="0"/>
        <w:rPr>
          <w:rFonts w:eastAsia="Courier New"/>
          <w:bCs/>
          <w:color w:val="000000"/>
          <w:position w:val="-1"/>
          <w:lang w:eastAsia="ar-SA"/>
        </w:rPr>
      </w:pPr>
    </w:p>
    <w:p w14:paraId="23D6A63D" w14:textId="7CB44926" w:rsidR="009628D7" w:rsidRDefault="009628D7" w:rsidP="001270CD">
      <w:pPr>
        <w:pBdr>
          <w:top w:val="nil"/>
          <w:left w:val="nil"/>
          <w:bottom w:val="nil"/>
          <w:right w:val="nil"/>
          <w:between w:val="nil"/>
        </w:pBdr>
        <w:spacing w:line="240" w:lineRule="auto"/>
        <w:ind w:firstLine="0"/>
        <w:jc w:val="both"/>
        <w:textDirection w:val="btLr"/>
        <w:textAlignment w:val="top"/>
        <w:outlineLvl w:val="0"/>
        <w:rPr>
          <w:rFonts w:eastAsia="Courier New"/>
          <w:bCs/>
          <w:color w:val="000000"/>
          <w:position w:val="-1"/>
          <w:lang w:eastAsia="ar-SA"/>
        </w:rPr>
      </w:pPr>
    </w:p>
    <w:p w14:paraId="10A7169D" w14:textId="1B76FB49" w:rsidR="009628D7" w:rsidRDefault="009628D7" w:rsidP="009628D7">
      <w:pPr>
        <w:pBdr>
          <w:top w:val="nil"/>
          <w:left w:val="nil"/>
          <w:bottom w:val="nil"/>
          <w:right w:val="nil"/>
          <w:between w:val="nil"/>
        </w:pBdr>
        <w:spacing w:line="240" w:lineRule="auto"/>
        <w:ind w:firstLine="0"/>
        <w:jc w:val="both"/>
        <w:textDirection w:val="btLr"/>
        <w:textAlignment w:val="top"/>
        <w:outlineLvl w:val="0"/>
        <w:rPr>
          <w:rFonts w:eastAsia="Courier New"/>
          <w:bCs/>
          <w:color w:val="000000"/>
          <w:position w:val="-1"/>
          <w:lang w:eastAsia="ar-SA"/>
        </w:rPr>
      </w:pPr>
      <w:r w:rsidRPr="009628D7">
        <w:rPr>
          <w:rFonts w:eastAsia="Courier New"/>
          <w:bCs/>
          <w:color w:val="000000"/>
          <w:position w:val="-1"/>
          <w:lang w:eastAsia="ar-SA"/>
        </w:rPr>
        <w:t>Common problems are identified by Synopsys as follows:</w:t>
      </w:r>
    </w:p>
    <w:p w14:paraId="3E92D671" w14:textId="22398C5D" w:rsidR="009628D7" w:rsidRDefault="009628D7" w:rsidP="009628D7">
      <w:pPr>
        <w:pBdr>
          <w:top w:val="nil"/>
          <w:left w:val="nil"/>
          <w:bottom w:val="nil"/>
          <w:right w:val="nil"/>
          <w:between w:val="nil"/>
        </w:pBdr>
        <w:spacing w:line="240" w:lineRule="auto"/>
        <w:ind w:firstLine="0"/>
        <w:jc w:val="both"/>
        <w:textDirection w:val="btLr"/>
        <w:textAlignment w:val="top"/>
        <w:outlineLvl w:val="0"/>
        <w:rPr>
          <w:rFonts w:eastAsia="Courier New"/>
          <w:bCs/>
          <w:color w:val="000000"/>
          <w:position w:val="-1"/>
          <w:lang w:eastAsia="ar-SA"/>
        </w:rPr>
      </w:pPr>
    </w:p>
    <w:p w14:paraId="2BCB8038" w14:textId="77777777" w:rsidR="009628D7" w:rsidRPr="009628D7" w:rsidRDefault="009628D7" w:rsidP="009628D7">
      <w:pPr>
        <w:numPr>
          <w:ilvl w:val="0"/>
          <w:numId w:val="19"/>
        </w:numPr>
        <w:pBdr>
          <w:top w:val="nil"/>
          <w:left w:val="nil"/>
          <w:bottom w:val="nil"/>
          <w:right w:val="nil"/>
          <w:between w:val="nil"/>
        </w:pBdr>
        <w:spacing w:line="240" w:lineRule="auto"/>
        <w:ind w:leftChars="-1" w:left="0" w:hangingChars="1" w:hanging="2"/>
        <w:jc w:val="both"/>
        <w:textDirection w:val="btLr"/>
        <w:textAlignment w:val="top"/>
        <w:outlineLvl w:val="0"/>
        <w:rPr>
          <w:color w:val="000000"/>
          <w:position w:val="-1"/>
          <w:lang w:eastAsia="ar-SA"/>
        </w:rPr>
      </w:pPr>
      <w:r w:rsidRPr="009628D7">
        <w:rPr>
          <w:b/>
          <w:i/>
          <w:color w:val="000000"/>
          <w:position w:val="-1"/>
          <w:lang w:eastAsia="ar-SA"/>
        </w:rPr>
        <w:t>Unintentional latches</w:t>
      </w:r>
      <w:r w:rsidRPr="009628D7">
        <w:rPr>
          <w:b/>
          <w:color w:val="000000"/>
          <w:position w:val="-1"/>
          <w:lang w:eastAsia="ar-SA"/>
        </w:rPr>
        <w:t xml:space="preserve">.  </w:t>
      </w:r>
      <w:r w:rsidRPr="009628D7">
        <w:rPr>
          <w:color w:val="000000"/>
          <w:position w:val="-1"/>
          <w:lang w:eastAsia="ar-SA"/>
        </w:rPr>
        <w:t>Synopsys identifies all latches synthesized.  E.g.</w:t>
      </w:r>
    </w:p>
    <w:p w14:paraId="3902A336" w14:textId="77777777" w:rsidR="009628D7" w:rsidRPr="009628D7" w:rsidRDefault="009628D7" w:rsidP="009628D7">
      <w:pPr>
        <w:pBdr>
          <w:top w:val="nil"/>
          <w:left w:val="nil"/>
          <w:bottom w:val="nil"/>
          <w:right w:val="nil"/>
          <w:between w:val="nil"/>
        </w:pBdr>
        <w:spacing w:line="240" w:lineRule="auto"/>
        <w:ind w:leftChars="-1" w:hangingChars="1" w:hanging="2"/>
        <w:jc w:val="both"/>
        <w:textDirection w:val="btLr"/>
        <w:textAlignment w:val="top"/>
        <w:outlineLvl w:val="0"/>
        <w:rPr>
          <w:rFonts w:ascii="Courier New" w:eastAsia="Courier New" w:hAnsi="Courier New" w:cs="Courier New"/>
          <w:color w:val="000000"/>
          <w:position w:val="-1"/>
          <w:sz w:val="21"/>
          <w:szCs w:val="21"/>
          <w:lang w:eastAsia="ar-SA"/>
        </w:rPr>
      </w:pPr>
      <w:r w:rsidRPr="009628D7">
        <w:rPr>
          <w:rFonts w:ascii="Courier New" w:eastAsia="Courier New" w:hAnsi="Courier New" w:cs="Courier New"/>
          <w:color w:val="000000"/>
          <w:position w:val="-1"/>
          <w:sz w:val="21"/>
          <w:szCs w:val="21"/>
          <w:lang w:eastAsia="ar-SA"/>
        </w:rPr>
        <w:t>==============================</w:t>
      </w:r>
    </w:p>
    <w:p w14:paraId="353C114E" w14:textId="77777777" w:rsidR="009628D7" w:rsidRPr="009628D7" w:rsidRDefault="009628D7" w:rsidP="009628D7">
      <w:pPr>
        <w:pBdr>
          <w:top w:val="nil"/>
          <w:left w:val="nil"/>
          <w:bottom w:val="nil"/>
          <w:right w:val="nil"/>
          <w:between w:val="nil"/>
        </w:pBdr>
        <w:spacing w:line="240" w:lineRule="auto"/>
        <w:ind w:leftChars="-1" w:hangingChars="1" w:hanging="2"/>
        <w:jc w:val="both"/>
        <w:textDirection w:val="btLr"/>
        <w:textAlignment w:val="top"/>
        <w:outlineLvl w:val="0"/>
        <w:rPr>
          <w:rFonts w:ascii="Courier New" w:eastAsia="Courier New" w:hAnsi="Courier New" w:cs="Courier New"/>
          <w:color w:val="000000"/>
          <w:position w:val="-1"/>
          <w:sz w:val="21"/>
          <w:szCs w:val="21"/>
          <w:lang w:eastAsia="ar-SA"/>
        </w:rPr>
      </w:pPr>
      <w:r w:rsidRPr="009628D7">
        <w:rPr>
          <w:rFonts w:ascii="Courier New" w:eastAsia="Courier New" w:hAnsi="Courier New" w:cs="Courier New"/>
          <w:color w:val="000000"/>
          <w:position w:val="-1"/>
          <w:sz w:val="21"/>
          <w:szCs w:val="21"/>
          <w:lang w:eastAsia="ar-SA"/>
        </w:rPr>
        <w:t>| Register Name | Type  |</w:t>
      </w:r>
    </w:p>
    <w:p w14:paraId="5C70AA23" w14:textId="77777777" w:rsidR="009628D7" w:rsidRPr="009628D7" w:rsidRDefault="009628D7" w:rsidP="009628D7">
      <w:pPr>
        <w:pBdr>
          <w:top w:val="nil"/>
          <w:left w:val="nil"/>
          <w:bottom w:val="nil"/>
          <w:right w:val="nil"/>
          <w:between w:val="nil"/>
        </w:pBdr>
        <w:spacing w:line="240" w:lineRule="auto"/>
        <w:ind w:leftChars="-1" w:hangingChars="1" w:hanging="2"/>
        <w:jc w:val="both"/>
        <w:textDirection w:val="btLr"/>
        <w:textAlignment w:val="top"/>
        <w:outlineLvl w:val="0"/>
        <w:rPr>
          <w:rFonts w:ascii="Courier New" w:eastAsia="Courier New" w:hAnsi="Courier New" w:cs="Courier New"/>
          <w:color w:val="000000"/>
          <w:position w:val="-1"/>
          <w:sz w:val="21"/>
          <w:szCs w:val="21"/>
          <w:lang w:eastAsia="ar-SA"/>
        </w:rPr>
      </w:pPr>
      <w:r w:rsidRPr="009628D7">
        <w:rPr>
          <w:rFonts w:ascii="Courier New" w:eastAsia="Courier New" w:hAnsi="Courier New" w:cs="Courier New"/>
          <w:color w:val="000000"/>
          <w:position w:val="-1"/>
          <w:sz w:val="21"/>
          <w:szCs w:val="21"/>
          <w:lang w:eastAsia="ar-SA"/>
        </w:rPr>
        <w:t>==============================</w:t>
      </w:r>
    </w:p>
    <w:p w14:paraId="693BE185" w14:textId="77777777" w:rsidR="009628D7" w:rsidRPr="009628D7" w:rsidRDefault="009628D7" w:rsidP="009628D7">
      <w:pPr>
        <w:pBdr>
          <w:top w:val="nil"/>
          <w:left w:val="nil"/>
          <w:bottom w:val="nil"/>
          <w:right w:val="nil"/>
          <w:between w:val="nil"/>
        </w:pBdr>
        <w:spacing w:line="240" w:lineRule="auto"/>
        <w:ind w:leftChars="-1" w:hangingChars="1" w:hanging="2"/>
        <w:jc w:val="both"/>
        <w:textDirection w:val="btLr"/>
        <w:textAlignment w:val="top"/>
        <w:outlineLvl w:val="0"/>
        <w:rPr>
          <w:rFonts w:ascii="Courier New" w:eastAsia="Courier New" w:hAnsi="Courier New" w:cs="Courier New"/>
          <w:color w:val="000000"/>
          <w:position w:val="-1"/>
          <w:sz w:val="21"/>
          <w:szCs w:val="21"/>
          <w:lang w:eastAsia="ar-SA"/>
        </w:rPr>
      </w:pPr>
      <w:r w:rsidRPr="009628D7">
        <w:rPr>
          <w:rFonts w:ascii="Courier New" w:eastAsia="Courier New" w:hAnsi="Courier New" w:cs="Courier New"/>
          <w:color w:val="000000"/>
          <w:position w:val="-1"/>
          <w:sz w:val="21"/>
          <w:szCs w:val="21"/>
          <w:lang w:eastAsia="ar-SA"/>
        </w:rPr>
        <w:t>|  D_reg        | Latch | …</w:t>
      </w:r>
    </w:p>
    <w:p w14:paraId="39479F3B" w14:textId="77777777" w:rsidR="009628D7" w:rsidRPr="009628D7" w:rsidRDefault="009628D7" w:rsidP="009628D7">
      <w:pPr>
        <w:pBdr>
          <w:top w:val="nil"/>
          <w:left w:val="nil"/>
          <w:bottom w:val="nil"/>
          <w:right w:val="nil"/>
          <w:between w:val="nil"/>
        </w:pBdr>
        <w:spacing w:line="240" w:lineRule="auto"/>
        <w:ind w:leftChars="-1" w:hangingChars="1" w:hanging="2"/>
        <w:jc w:val="both"/>
        <w:textDirection w:val="btLr"/>
        <w:textAlignment w:val="top"/>
        <w:outlineLvl w:val="0"/>
        <w:rPr>
          <w:color w:val="000000"/>
          <w:position w:val="-1"/>
          <w:sz w:val="21"/>
          <w:szCs w:val="21"/>
          <w:lang w:eastAsia="ar-SA"/>
        </w:rPr>
      </w:pPr>
    </w:p>
    <w:p w14:paraId="0BB47434" w14:textId="77777777" w:rsidR="009628D7" w:rsidRPr="009628D7" w:rsidRDefault="009628D7" w:rsidP="009628D7">
      <w:pPr>
        <w:pBdr>
          <w:top w:val="nil"/>
          <w:left w:val="nil"/>
          <w:bottom w:val="nil"/>
          <w:right w:val="nil"/>
          <w:between w:val="nil"/>
        </w:pBdr>
        <w:spacing w:line="240" w:lineRule="auto"/>
        <w:ind w:leftChars="-1" w:hangingChars="1" w:hanging="2"/>
        <w:jc w:val="both"/>
        <w:textDirection w:val="btLr"/>
        <w:textAlignment w:val="top"/>
        <w:outlineLvl w:val="0"/>
        <w:rPr>
          <w:color w:val="000000"/>
          <w:position w:val="-1"/>
          <w:lang w:eastAsia="ar-SA"/>
        </w:rPr>
      </w:pPr>
      <w:r w:rsidRPr="009628D7">
        <w:rPr>
          <w:color w:val="000000"/>
          <w:position w:val="-1"/>
          <w:lang w:eastAsia="ar-SA"/>
        </w:rPr>
        <w:t>Remove the latch as described in class and the text.</w:t>
      </w:r>
    </w:p>
    <w:p w14:paraId="24DA933C" w14:textId="77777777" w:rsidR="009628D7" w:rsidRPr="009628D7" w:rsidRDefault="009628D7" w:rsidP="009628D7">
      <w:pPr>
        <w:pBdr>
          <w:top w:val="nil"/>
          <w:left w:val="nil"/>
          <w:bottom w:val="nil"/>
          <w:right w:val="nil"/>
          <w:between w:val="nil"/>
        </w:pBdr>
        <w:spacing w:line="240" w:lineRule="auto"/>
        <w:ind w:leftChars="-1" w:hangingChars="1" w:hanging="2"/>
        <w:jc w:val="both"/>
        <w:textDirection w:val="btLr"/>
        <w:textAlignment w:val="top"/>
        <w:outlineLvl w:val="0"/>
        <w:rPr>
          <w:color w:val="000000"/>
          <w:position w:val="-1"/>
          <w:lang w:eastAsia="ar-SA"/>
        </w:rPr>
      </w:pPr>
    </w:p>
    <w:p w14:paraId="704F1BF1" w14:textId="77777777" w:rsidR="009628D7" w:rsidRPr="009628D7" w:rsidRDefault="009628D7" w:rsidP="009628D7">
      <w:pPr>
        <w:numPr>
          <w:ilvl w:val="0"/>
          <w:numId w:val="19"/>
        </w:numPr>
        <w:pBdr>
          <w:top w:val="nil"/>
          <w:left w:val="nil"/>
          <w:bottom w:val="nil"/>
          <w:right w:val="nil"/>
          <w:between w:val="nil"/>
        </w:pBdr>
        <w:spacing w:line="240" w:lineRule="auto"/>
        <w:ind w:leftChars="-1" w:left="0" w:hangingChars="1" w:hanging="2"/>
        <w:jc w:val="both"/>
        <w:textDirection w:val="btLr"/>
        <w:textAlignment w:val="top"/>
        <w:outlineLvl w:val="0"/>
        <w:rPr>
          <w:color w:val="000000"/>
          <w:position w:val="-1"/>
          <w:lang w:eastAsia="ar-SA"/>
        </w:rPr>
      </w:pPr>
      <w:r w:rsidRPr="009628D7">
        <w:rPr>
          <w:b/>
          <w:i/>
          <w:color w:val="000000"/>
          <w:position w:val="-1"/>
          <w:lang w:eastAsia="ar-SA"/>
        </w:rPr>
        <w:t>Incomplete Sensitivity Lists</w:t>
      </w:r>
      <w:r w:rsidRPr="009628D7">
        <w:rPr>
          <w:b/>
          <w:color w:val="000000"/>
          <w:position w:val="-1"/>
          <w:lang w:eastAsia="ar-SA"/>
        </w:rPr>
        <w:t>.</w:t>
      </w:r>
      <w:r w:rsidRPr="009628D7">
        <w:rPr>
          <w:color w:val="000000"/>
          <w:position w:val="-1"/>
          <w:lang w:eastAsia="ar-SA"/>
        </w:rPr>
        <w:t xml:space="preserve">  Synopsys identifies incomplete sensitivity lists, referring to them as “Timing Control Blocks”.  E.g. </w:t>
      </w:r>
    </w:p>
    <w:p w14:paraId="25EFE0C4" w14:textId="77777777" w:rsidR="009628D7" w:rsidRPr="009628D7" w:rsidRDefault="009628D7" w:rsidP="009628D7">
      <w:pPr>
        <w:pBdr>
          <w:top w:val="nil"/>
          <w:left w:val="nil"/>
          <w:bottom w:val="nil"/>
          <w:right w:val="nil"/>
          <w:between w:val="nil"/>
        </w:pBdr>
        <w:spacing w:line="240" w:lineRule="auto"/>
        <w:ind w:leftChars="-1" w:hangingChars="1" w:hanging="2"/>
        <w:jc w:val="both"/>
        <w:textDirection w:val="btLr"/>
        <w:textAlignment w:val="top"/>
        <w:outlineLvl w:val="0"/>
        <w:rPr>
          <w:color w:val="000000"/>
          <w:position w:val="-1"/>
          <w:lang w:eastAsia="ar-SA"/>
        </w:rPr>
      </w:pPr>
    </w:p>
    <w:p w14:paraId="7E8E8E8C" w14:textId="77777777" w:rsidR="009628D7" w:rsidRPr="009628D7" w:rsidRDefault="009628D7" w:rsidP="009628D7">
      <w:pPr>
        <w:pBdr>
          <w:top w:val="nil"/>
          <w:left w:val="nil"/>
          <w:bottom w:val="nil"/>
          <w:right w:val="nil"/>
          <w:between w:val="nil"/>
        </w:pBdr>
        <w:spacing w:line="240" w:lineRule="auto"/>
        <w:ind w:leftChars="-1" w:hangingChars="1" w:hanging="2"/>
        <w:jc w:val="both"/>
        <w:textDirection w:val="btLr"/>
        <w:textAlignment w:val="top"/>
        <w:outlineLvl w:val="0"/>
        <w:rPr>
          <w:rFonts w:ascii="Courier New" w:eastAsia="Courier New" w:hAnsi="Courier New" w:cs="Courier New"/>
          <w:color w:val="000000"/>
          <w:position w:val="-1"/>
          <w:sz w:val="21"/>
          <w:szCs w:val="21"/>
          <w:lang w:eastAsia="ar-SA"/>
        </w:rPr>
      </w:pPr>
      <w:r w:rsidRPr="009628D7">
        <w:rPr>
          <w:rFonts w:ascii="Courier New" w:eastAsia="Courier New" w:hAnsi="Courier New" w:cs="Courier New"/>
          <w:color w:val="000000"/>
          <w:position w:val="-1"/>
          <w:sz w:val="21"/>
          <w:szCs w:val="21"/>
          <w:lang w:eastAsia="ar-SA"/>
        </w:rPr>
        <w:t>Warning: Variable ‘D’ is being read in routine counter line 24 in file ‘counter.v’, but does not occur in the timing control of the block that begins there. (HDL-180).</w:t>
      </w:r>
    </w:p>
    <w:p w14:paraId="3DFF9EC6" w14:textId="77777777" w:rsidR="009628D7" w:rsidRPr="009628D7" w:rsidRDefault="009628D7" w:rsidP="009628D7">
      <w:pPr>
        <w:pBdr>
          <w:top w:val="nil"/>
          <w:left w:val="nil"/>
          <w:bottom w:val="nil"/>
          <w:right w:val="nil"/>
          <w:between w:val="nil"/>
        </w:pBdr>
        <w:spacing w:line="240" w:lineRule="auto"/>
        <w:ind w:leftChars="-1" w:hangingChars="1" w:hanging="2"/>
        <w:jc w:val="both"/>
        <w:textDirection w:val="btLr"/>
        <w:textAlignment w:val="top"/>
        <w:outlineLvl w:val="0"/>
        <w:rPr>
          <w:color w:val="000000"/>
          <w:position w:val="-1"/>
          <w:lang w:eastAsia="ar-SA"/>
        </w:rPr>
      </w:pPr>
    </w:p>
    <w:p w14:paraId="127AECF8" w14:textId="77777777" w:rsidR="009628D7" w:rsidRPr="009628D7" w:rsidRDefault="009628D7" w:rsidP="009628D7">
      <w:pPr>
        <w:pBdr>
          <w:top w:val="nil"/>
          <w:left w:val="nil"/>
          <w:bottom w:val="nil"/>
          <w:right w:val="nil"/>
          <w:between w:val="nil"/>
        </w:pBdr>
        <w:spacing w:line="240" w:lineRule="auto"/>
        <w:ind w:leftChars="-1" w:hangingChars="1" w:hanging="2"/>
        <w:jc w:val="both"/>
        <w:textDirection w:val="btLr"/>
        <w:textAlignment w:val="top"/>
        <w:outlineLvl w:val="0"/>
        <w:rPr>
          <w:color w:val="000000"/>
          <w:position w:val="-1"/>
          <w:lang w:eastAsia="ar-SA"/>
        </w:rPr>
      </w:pPr>
      <w:r w:rsidRPr="009628D7">
        <w:rPr>
          <w:color w:val="000000"/>
          <w:position w:val="-1"/>
          <w:lang w:eastAsia="ar-SA"/>
        </w:rPr>
        <w:t xml:space="preserve">Complete the sensitivity list. If you use Verilog2001 and start all combinational logic with </w:t>
      </w:r>
      <w:r w:rsidRPr="009628D7">
        <w:rPr>
          <w:rFonts w:ascii="Courier New" w:eastAsia="Courier New" w:hAnsi="Courier New" w:cs="Courier New"/>
          <w:color w:val="000000"/>
          <w:position w:val="-1"/>
          <w:sz w:val="21"/>
          <w:szCs w:val="21"/>
          <w:lang w:eastAsia="ar-SA"/>
        </w:rPr>
        <w:t>always@(*)</w:t>
      </w:r>
      <w:r w:rsidRPr="009628D7">
        <w:rPr>
          <w:color w:val="000000"/>
          <w:position w:val="-1"/>
          <w:lang w:eastAsia="ar-SA"/>
        </w:rPr>
        <w:t>, then this problem does not occur.</w:t>
      </w:r>
    </w:p>
    <w:p w14:paraId="10E1B42C" w14:textId="77777777" w:rsidR="009628D7" w:rsidRPr="009628D7" w:rsidRDefault="009628D7" w:rsidP="009628D7">
      <w:pPr>
        <w:pBdr>
          <w:top w:val="nil"/>
          <w:left w:val="nil"/>
          <w:bottom w:val="nil"/>
          <w:right w:val="nil"/>
          <w:between w:val="nil"/>
        </w:pBdr>
        <w:spacing w:line="240" w:lineRule="auto"/>
        <w:ind w:leftChars="-1" w:hangingChars="1" w:hanging="2"/>
        <w:jc w:val="both"/>
        <w:textDirection w:val="btLr"/>
        <w:textAlignment w:val="top"/>
        <w:outlineLvl w:val="0"/>
        <w:rPr>
          <w:color w:val="000000"/>
          <w:position w:val="-1"/>
          <w:lang w:eastAsia="ar-SA"/>
        </w:rPr>
      </w:pPr>
    </w:p>
    <w:p w14:paraId="3DC9B9CD" w14:textId="77777777" w:rsidR="009628D7" w:rsidRPr="009628D7" w:rsidRDefault="009628D7" w:rsidP="009628D7">
      <w:pPr>
        <w:numPr>
          <w:ilvl w:val="0"/>
          <w:numId w:val="19"/>
        </w:numPr>
        <w:pBdr>
          <w:top w:val="nil"/>
          <w:left w:val="nil"/>
          <w:bottom w:val="nil"/>
          <w:right w:val="nil"/>
          <w:between w:val="nil"/>
        </w:pBdr>
        <w:spacing w:line="240" w:lineRule="auto"/>
        <w:ind w:leftChars="-1" w:left="0" w:hangingChars="1" w:hanging="2"/>
        <w:jc w:val="both"/>
        <w:textDirection w:val="btLr"/>
        <w:textAlignment w:val="top"/>
        <w:outlineLvl w:val="0"/>
        <w:rPr>
          <w:color w:val="000000"/>
          <w:position w:val="-1"/>
          <w:lang w:eastAsia="ar-SA"/>
        </w:rPr>
      </w:pPr>
      <w:r w:rsidRPr="009628D7">
        <w:rPr>
          <w:b/>
          <w:i/>
          <w:color w:val="000000"/>
          <w:position w:val="-1"/>
          <w:lang w:eastAsia="ar-SA"/>
        </w:rPr>
        <w:t>Unintentional Wired</w:t>
      </w:r>
      <w:r w:rsidRPr="009628D7">
        <w:rPr>
          <w:i/>
          <w:color w:val="000000"/>
          <w:position w:val="-1"/>
          <w:lang w:eastAsia="ar-SA"/>
        </w:rPr>
        <w:t>-</w:t>
      </w:r>
      <w:r w:rsidRPr="009628D7">
        <w:rPr>
          <w:b/>
          <w:i/>
          <w:color w:val="000000"/>
          <w:position w:val="-1"/>
          <w:lang w:eastAsia="ar-SA"/>
        </w:rPr>
        <w:t>OR logic</w:t>
      </w:r>
      <w:r w:rsidRPr="009628D7">
        <w:rPr>
          <w:color w:val="000000"/>
          <w:position w:val="-1"/>
          <w:lang w:eastAsia="ar-SA"/>
        </w:rPr>
        <w:t>.  Synopsys identifies situations where the same variable is assigned in two separate procedural blocks or continuous assign statements.  E.g.</w:t>
      </w:r>
    </w:p>
    <w:p w14:paraId="7EE9C1B0" w14:textId="77777777" w:rsidR="009628D7" w:rsidRPr="009628D7" w:rsidRDefault="009628D7" w:rsidP="009628D7">
      <w:pPr>
        <w:pBdr>
          <w:top w:val="nil"/>
          <w:left w:val="nil"/>
          <w:bottom w:val="nil"/>
          <w:right w:val="nil"/>
          <w:between w:val="nil"/>
        </w:pBdr>
        <w:spacing w:line="240" w:lineRule="auto"/>
        <w:ind w:leftChars="-1" w:hangingChars="1" w:hanging="2"/>
        <w:jc w:val="both"/>
        <w:textDirection w:val="btLr"/>
        <w:textAlignment w:val="top"/>
        <w:outlineLvl w:val="0"/>
        <w:rPr>
          <w:color w:val="000000"/>
          <w:position w:val="-1"/>
          <w:lang w:eastAsia="ar-SA"/>
        </w:rPr>
      </w:pPr>
    </w:p>
    <w:p w14:paraId="68B8836E" w14:textId="77777777" w:rsidR="009628D7" w:rsidRPr="009628D7" w:rsidRDefault="009628D7" w:rsidP="009628D7">
      <w:pPr>
        <w:pBdr>
          <w:top w:val="nil"/>
          <w:left w:val="nil"/>
          <w:bottom w:val="nil"/>
          <w:right w:val="nil"/>
          <w:between w:val="nil"/>
        </w:pBdr>
        <w:spacing w:line="240" w:lineRule="auto"/>
        <w:ind w:leftChars="-1" w:hangingChars="1" w:hanging="2"/>
        <w:jc w:val="both"/>
        <w:textDirection w:val="btLr"/>
        <w:textAlignment w:val="top"/>
        <w:outlineLvl w:val="0"/>
        <w:rPr>
          <w:rFonts w:ascii="Courier New" w:eastAsia="Courier New" w:hAnsi="Courier New" w:cs="Courier New"/>
          <w:color w:val="000000"/>
          <w:position w:val="-1"/>
          <w:sz w:val="21"/>
          <w:szCs w:val="21"/>
          <w:lang w:eastAsia="ar-SA"/>
        </w:rPr>
      </w:pPr>
      <w:r w:rsidRPr="009628D7">
        <w:rPr>
          <w:rFonts w:ascii="Courier New" w:eastAsia="Courier New" w:hAnsi="Courier New" w:cs="Courier New"/>
          <w:color w:val="000000"/>
          <w:position w:val="-1"/>
          <w:sz w:val="21"/>
          <w:szCs w:val="21"/>
          <w:lang w:eastAsia="ar-SA"/>
        </w:rPr>
        <w:t>Warning: Variable ‘foo’ is driven in more than one process or block in file ‘counter.v’.  This may cause mismatch between simulation and synthesis.  (HDL-220)</w:t>
      </w:r>
    </w:p>
    <w:p w14:paraId="099714F7" w14:textId="77777777" w:rsidR="009628D7" w:rsidRPr="009628D7" w:rsidRDefault="009628D7" w:rsidP="009628D7">
      <w:pPr>
        <w:pBdr>
          <w:top w:val="nil"/>
          <w:left w:val="nil"/>
          <w:bottom w:val="nil"/>
          <w:right w:val="nil"/>
          <w:between w:val="nil"/>
        </w:pBdr>
        <w:spacing w:line="240" w:lineRule="auto"/>
        <w:ind w:leftChars="-1" w:hangingChars="1" w:hanging="2"/>
        <w:jc w:val="both"/>
        <w:textDirection w:val="btLr"/>
        <w:textAlignment w:val="top"/>
        <w:outlineLvl w:val="0"/>
        <w:rPr>
          <w:color w:val="000000"/>
          <w:position w:val="-1"/>
          <w:sz w:val="21"/>
          <w:szCs w:val="21"/>
          <w:lang w:eastAsia="ar-SA"/>
        </w:rPr>
      </w:pPr>
    </w:p>
    <w:p w14:paraId="14CA8110" w14:textId="1D4A597E" w:rsidR="009628D7" w:rsidRDefault="009628D7" w:rsidP="009628D7">
      <w:pPr>
        <w:pBdr>
          <w:top w:val="nil"/>
          <w:left w:val="nil"/>
          <w:bottom w:val="nil"/>
          <w:right w:val="nil"/>
          <w:between w:val="nil"/>
        </w:pBdr>
        <w:spacing w:line="240" w:lineRule="auto"/>
        <w:ind w:firstLine="0"/>
        <w:jc w:val="both"/>
        <w:textDirection w:val="btLr"/>
        <w:textAlignment w:val="top"/>
        <w:outlineLvl w:val="0"/>
        <w:rPr>
          <w:color w:val="000000"/>
          <w:position w:val="-1"/>
          <w:lang w:eastAsia="ar-SA"/>
        </w:rPr>
      </w:pPr>
      <w:r w:rsidRPr="009628D7">
        <w:rPr>
          <w:color w:val="000000"/>
          <w:position w:val="-1"/>
          <w:lang w:eastAsia="ar-SA"/>
        </w:rPr>
        <w:t>This warning identifies unintentional wired-OR logic</w:t>
      </w:r>
      <w:r>
        <w:rPr>
          <w:color w:val="000000"/>
          <w:position w:val="-1"/>
          <w:lang w:eastAsia="ar-SA"/>
        </w:rPr>
        <w:t xml:space="preserve">. </w:t>
      </w:r>
    </w:p>
    <w:p w14:paraId="4857F8B6" w14:textId="71ED31F6" w:rsidR="009628D7" w:rsidRDefault="009628D7" w:rsidP="009628D7">
      <w:pPr>
        <w:pBdr>
          <w:top w:val="nil"/>
          <w:left w:val="nil"/>
          <w:bottom w:val="nil"/>
          <w:right w:val="nil"/>
          <w:between w:val="nil"/>
        </w:pBdr>
        <w:spacing w:line="240" w:lineRule="auto"/>
        <w:ind w:firstLine="0"/>
        <w:jc w:val="both"/>
        <w:textDirection w:val="btLr"/>
        <w:textAlignment w:val="top"/>
        <w:outlineLvl w:val="0"/>
        <w:rPr>
          <w:color w:val="000000"/>
          <w:position w:val="-1"/>
          <w:lang w:eastAsia="ar-SA"/>
        </w:rPr>
      </w:pPr>
    </w:p>
    <w:p w14:paraId="33A28E06" w14:textId="70AD5EE2" w:rsidR="009628D7" w:rsidRDefault="009628D7" w:rsidP="009628D7">
      <w:pPr>
        <w:pBdr>
          <w:top w:val="nil"/>
          <w:left w:val="nil"/>
          <w:bottom w:val="nil"/>
          <w:right w:val="nil"/>
          <w:between w:val="nil"/>
        </w:pBdr>
        <w:spacing w:line="240" w:lineRule="auto"/>
        <w:ind w:firstLine="0"/>
        <w:jc w:val="both"/>
        <w:textDirection w:val="btLr"/>
        <w:textAlignment w:val="top"/>
        <w:outlineLvl w:val="0"/>
        <w:rPr>
          <w:b/>
          <w:bCs/>
          <w:color w:val="000000"/>
          <w:position w:val="-1"/>
          <w:lang w:eastAsia="ar-SA"/>
        </w:rPr>
      </w:pPr>
      <w:r>
        <w:rPr>
          <w:b/>
          <w:bCs/>
          <w:color w:val="000000"/>
          <w:position w:val="-1"/>
          <w:lang w:eastAsia="ar-SA"/>
        </w:rPr>
        <w:t>5. Plotting schematic of the synthesized design</w:t>
      </w:r>
    </w:p>
    <w:p w14:paraId="461E0354" w14:textId="087297D8" w:rsidR="009628D7" w:rsidRDefault="009628D7" w:rsidP="009628D7">
      <w:pPr>
        <w:pBdr>
          <w:top w:val="nil"/>
          <w:left w:val="nil"/>
          <w:bottom w:val="nil"/>
          <w:right w:val="nil"/>
          <w:between w:val="nil"/>
        </w:pBdr>
        <w:spacing w:line="240" w:lineRule="auto"/>
        <w:ind w:firstLine="0"/>
        <w:jc w:val="both"/>
        <w:textDirection w:val="btLr"/>
        <w:textAlignment w:val="top"/>
        <w:outlineLvl w:val="0"/>
        <w:rPr>
          <w:b/>
          <w:bCs/>
          <w:color w:val="000000"/>
          <w:position w:val="-1"/>
          <w:lang w:eastAsia="ar-SA"/>
        </w:rPr>
      </w:pPr>
    </w:p>
    <w:p w14:paraId="2F37E348" w14:textId="05A81957" w:rsidR="009628D7" w:rsidRDefault="009628D7" w:rsidP="009628D7">
      <w:pPr>
        <w:pBdr>
          <w:top w:val="nil"/>
          <w:left w:val="nil"/>
          <w:bottom w:val="nil"/>
          <w:right w:val="nil"/>
          <w:between w:val="nil"/>
        </w:pBdr>
        <w:spacing w:line="240" w:lineRule="auto"/>
        <w:ind w:firstLine="0"/>
        <w:jc w:val="both"/>
        <w:textDirection w:val="btLr"/>
        <w:textAlignment w:val="top"/>
        <w:outlineLvl w:val="0"/>
        <w:rPr>
          <w:rFonts w:eastAsia="Courier New"/>
          <w:color w:val="000000"/>
          <w:position w:val="-1"/>
          <w:lang w:eastAsia="ar-SA"/>
        </w:rPr>
      </w:pPr>
      <w:r w:rsidRPr="009628D7">
        <w:rPr>
          <w:rFonts w:eastAsia="Courier New"/>
          <w:color w:val="000000"/>
          <w:position w:val="-1"/>
          <w:lang w:eastAsia="ar-SA"/>
        </w:rPr>
        <w:t xml:space="preserve">We can now preview the circuit that has resulted from synthesis. Right click on the counter instance in the hierarchy window and hit Schematic View on the list that pops up. </w:t>
      </w:r>
      <w:r>
        <w:rPr>
          <w:rFonts w:eastAsia="Courier New"/>
          <w:color w:val="000000"/>
          <w:position w:val="-1"/>
          <w:lang w:eastAsia="ar-SA"/>
        </w:rPr>
        <w:lastRenderedPageBreak/>
        <w:t xml:space="preserve">Alternatively, you can hit the Create Schematic of Selected Objects button </w:t>
      </w:r>
      <w:r>
        <w:rPr>
          <w:noProof/>
        </w:rPr>
        <w:drawing>
          <wp:inline distT="0" distB="0" distL="0" distR="0" wp14:anchorId="2225C14D" wp14:editId="118D068A">
            <wp:extent cx="242501" cy="1955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5110" cy="197669"/>
                    </a:xfrm>
                    <a:prstGeom prst="rect">
                      <a:avLst/>
                    </a:prstGeom>
                  </pic:spPr>
                </pic:pic>
              </a:graphicData>
            </a:graphic>
          </wp:inline>
        </w:drawing>
      </w:r>
      <w:r>
        <w:rPr>
          <w:rFonts w:eastAsia="Courier New"/>
          <w:color w:val="000000"/>
          <w:position w:val="-1"/>
          <w:lang w:eastAsia="ar-SA"/>
        </w:rPr>
        <w:t xml:space="preserve"> in the toolbar. </w:t>
      </w:r>
    </w:p>
    <w:p w14:paraId="1CE0DA2D" w14:textId="791EB355" w:rsidR="009628D7" w:rsidRDefault="009628D7" w:rsidP="009628D7">
      <w:pPr>
        <w:pBdr>
          <w:top w:val="nil"/>
          <w:left w:val="nil"/>
          <w:bottom w:val="nil"/>
          <w:right w:val="nil"/>
          <w:between w:val="nil"/>
        </w:pBdr>
        <w:spacing w:line="240" w:lineRule="auto"/>
        <w:ind w:firstLine="0"/>
        <w:jc w:val="both"/>
        <w:textDirection w:val="btLr"/>
        <w:textAlignment w:val="top"/>
        <w:outlineLvl w:val="0"/>
        <w:rPr>
          <w:rFonts w:eastAsia="Courier New"/>
          <w:color w:val="000000"/>
          <w:position w:val="-1"/>
          <w:lang w:eastAsia="ar-SA"/>
        </w:rPr>
      </w:pPr>
    </w:p>
    <w:p w14:paraId="2B673296" w14:textId="4EEB3099" w:rsidR="009628D7" w:rsidRDefault="009628D7" w:rsidP="001270CD">
      <w:pPr>
        <w:pBdr>
          <w:top w:val="nil"/>
          <w:left w:val="nil"/>
          <w:bottom w:val="nil"/>
          <w:right w:val="nil"/>
          <w:between w:val="nil"/>
        </w:pBdr>
        <w:spacing w:line="240" w:lineRule="auto"/>
        <w:ind w:firstLine="0"/>
        <w:jc w:val="both"/>
        <w:textDirection w:val="btLr"/>
        <w:textAlignment w:val="top"/>
        <w:outlineLvl w:val="0"/>
        <w:rPr>
          <w:rFonts w:eastAsia="Courier New"/>
          <w:color w:val="000000"/>
          <w:position w:val="-1"/>
          <w:lang w:eastAsia="ar-SA"/>
        </w:rPr>
      </w:pPr>
      <w:r>
        <w:rPr>
          <w:rFonts w:eastAsia="Courier New"/>
          <w:color w:val="000000"/>
          <w:position w:val="-1"/>
          <w:lang w:eastAsia="ar-SA"/>
        </w:rPr>
        <w:t xml:space="preserve">When you double click the “Counter” box in the Figure, you can see the inside of the box as shown in Figure . You can look into it with more details by clicking further on each aspect of schematic. </w:t>
      </w:r>
    </w:p>
    <w:p w14:paraId="2FB44FED" w14:textId="336AF19E" w:rsidR="009628D7" w:rsidRDefault="009628D7" w:rsidP="001270CD">
      <w:pPr>
        <w:pBdr>
          <w:top w:val="nil"/>
          <w:left w:val="nil"/>
          <w:bottom w:val="nil"/>
          <w:right w:val="nil"/>
          <w:between w:val="nil"/>
        </w:pBdr>
        <w:spacing w:line="240" w:lineRule="auto"/>
        <w:ind w:firstLine="0"/>
        <w:jc w:val="both"/>
        <w:textDirection w:val="btLr"/>
        <w:textAlignment w:val="top"/>
        <w:outlineLvl w:val="0"/>
        <w:rPr>
          <w:rFonts w:eastAsia="Courier New"/>
          <w:color w:val="000000"/>
          <w:position w:val="-1"/>
          <w:lang w:eastAsia="ar-SA"/>
        </w:rPr>
      </w:pPr>
    </w:p>
    <w:p w14:paraId="28C40EEB" w14:textId="12337273" w:rsidR="009628D7" w:rsidRDefault="009628D7" w:rsidP="001270CD">
      <w:pPr>
        <w:pBdr>
          <w:top w:val="nil"/>
          <w:left w:val="nil"/>
          <w:bottom w:val="nil"/>
          <w:right w:val="nil"/>
          <w:between w:val="nil"/>
        </w:pBdr>
        <w:spacing w:line="240" w:lineRule="auto"/>
        <w:ind w:firstLine="0"/>
        <w:jc w:val="both"/>
        <w:textDirection w:val="btLr"/>
        <w:textAlignment w:val="top"/>
        <w:outlineLvl w:val="0"/>
        <w:rPr>
          <w:rFonts w:eastAsia="Courier New"/>
          <w:color w:val="000000"/>
          <w:position w:val="-1"/>
          <w:lang w:eastAsia="ar-SA"/>
        </w:rPr>
      </w:pPr>
      <w:r>
        <w:rPr>
          <w:rFonts w:eastAsia="Courier New"/>
          <w:color w:val="000000"/>
          <w:position w:val="-1"/>
          <w:lang w:eastAsia="ar-SA"/>
        </w:rPr>
        <w:t xml:space="preserve">This results in the appearance of a preview of the schematic in another window, which can be maximized to a full window. To fit in the window, you can zoom either by hitting “f” on the keyboard or by using the zoom icons in the top toolbar. </w:t>
      </w:r>
    </w:p>
    <w:p w14:paraId="5ABA5BA6" w14:textId="3A5AE026" w:rsidR="009628D7" w:rsidRDefault="009628D7" w:rsidP="001270CD">
      <w:pPr>
        <w:pBdr>
          <w:top w:val="nil"/>
          <w:left w:val="nil"/>
          <w:bottom w:val="nil"/>
          <w:right w:val="nil"/>
          <w:between w:val="nil"/>
        </w:pBdr>
        <w:spacing w:line="240" w:lineRule="auto"/>
        <w:ind w:firstLine="0"/>
        <w:jc w:val="both"/>
        <w:textDirection w:val="btLr"/>
        <w:textAlignment w:val="top"/>
        <w:outlineLvl w:val="0"/>
        <w:rPr>
          <w:rFonts w:eastAsia="Courier New"/>
          <w:color w:val="000000"/>
          <w:position w:val="-1"/>
          <w:lang w:eastAsia="ar-SA"/>
        </w:rPr>
      </w:pPr>
    </w:p>
    <w:p w14:paraId="4B55DA69" w14:textId="6E7D86B7" w:rsidR="009628D7" w:rsidRDefault="009628D7" w:rsidP="00DF2356">
      <w:pPr>
        <w:pBdr>
          <w:top w:val="nil"/>
          <w:left w:val="nil"/>
          <w:bottom w:val="nil"/>
          <w:right w:val="nil"/>
          <w:between w:val="nil"/>
        </w:pBdr>
        <w:spacing w:line="240" w:lineRule="auto"/>
        <w:ind w:firstLine="0"/>
        <w:jc w:val="center"/>
        <w:textDirection w:val="btLr"/>
        <w:textAlignment w:val="top"/>
        <w:outlineLvl w:val="0"/>
        <w:rPr>
          <w:rFonts w:eastAsia="Courier New"/>
          <w:color w:val="000000"/>
          <w:position w:val="-1"/>
          <w:lang w:eastAsia="ar-SA"/>
        </w:rPr>
      </w:pPr>
      <w:r>
        <w:rPr>
          <w:noProof/>
        </w:rPr>
        <w:drawing>
          <wp:inline distT="0" distB="0" distL="0" distR="0" wp14:anchorId="6646CE78" wp14:editId="4AA6884C">
            <wp:extent cx="4709160" cy="2551885"/>
            <wp:effectExtent l="0" t="0" r="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54"/>
                    <a:stretch>
                      <a:fillRect/>
                    </a:stretch>
                  </pic:blipFill>
                  <pic:spPr>
                    <a:xfrm>
                      <a:off x="0" y="0"/>
                      <a:ext cx="4719204" cy="2557328"/>
                    </a:xfrm>
                    <a:prstGeom prst="rect">
                      <a:avLst/>
                    </a:prstGeom>
                  </pic:spPr>
                </pic:pic>
              </a:graphicData>
            </a:graphic>
          </wp:inline>
        </w:drawing>
      </w:r>
    </w:p>
    <w:p w14:paraId="60A5FE6F" w14:textId="5B1ECE27" w:rsidR="00DF2356" w:rsidRDefault="00DF2356" w:rsidP="00DF2356">
      <w:pPr>
        <w:pBdr>
          <w:top w:val="nil"/>
          <w:left w:val="nil"/>
          <w:bottom w:val="nil"/>
          <w:right w:val="nil"/>
          <w:between w:val="nil"/>
        </w:pBdr>
        <w:spacing w:line="240" w:lineRule="auto"/>
        <w:ind w:firstLine="0"/>
        <w:jc w:val="center"/>
        <w:textDirection w:val="btLr"/>
        <w:textAlignment w:val="top"/>
        <w:outlineLvl w:val="0"/>
        <w:rPr>
          <w:rFonts w:eastAsia="Courier New"/>
          <w:color w:val="000000"/>
          <w:position w:val="-1"/>
          <w:lang w:eastAsia="ar-SA"/>
        </w:rPr>
      </w:pPr>
    </w:p>
    <w:p w14:paraId="47D7823D" w14:textId="2D779883" w:rsidR="00DF2356" w:rsidRPr="00DF2356" w:rsidRDefault="00DF2356" w:rsidP="00DF2356">
      <w:pPr>
        <w:pBdr>
          <w:top w:val="nil"/>
          <w:left w:val="nil"/>
          <w:bottom w:val="nil"/>
          <w:right w:val="nil"/>
          <w:between w:val="nil"/>
        </w:pBdr>
        <w:spacing w:line="240" w:lineRule="auto"/>
        <w:ind w:firstLine="0"/>
        <w:jc w:val="center"/>
        <w:textDirection w:val="btLr"/>
        <w:textAlignment w:val="top"/>
        <w:outlineLvl w:val="0"/>
        <w:rPr>
          <w:rFonts w:eastAsia="Courier New"/>
          <w:b/>
          <w:bCs/>
          <w:color w:val="000000"/>
          <w:position w:val="-1"/>
          <w:lang w:eastAsia="ar-SA"/>
        </w:rPr>
      </w:pPr>
      <w:r>
        <w:rPr>
          <w:rFonts w:eastAsia="Courier New"/>
          <w:b/>
          <w:bCs/>
          <w:color w:val="000000"/>
          <w:position w:val="-1"/>
          <w:lang w:eastAsia="ar-SA"/>
        </w:rPr>
        <w:t>Figure 13: Schematic View</w:t>
      </w:r>
    </w:p>
    <w:p w14:paraId="570E012A" w14:textId="524C7EDE" w:rsidR="001270CD" w:rsidRDefault="001270CD" w:rsidP="001270CD">
      <w:pPr>
        <w:pBdr>
          <w:top w:val="nil"/>
          <w:left w:val="nil"/>
          <w:bottom w:val="nil"/>
          <w:right w:val="nil"/>
          <w:between w:val="nil"/>
        </w:pBdr>
        <w:spacing w:line="240" w:lineRule="auto"/>
        <w:ind w:firstLine="0"/>
        <w:jc w:val="both"/>
        <w:textDirection w:val="btLr"/>
        <w:textAlignment w:val="top"/>
        <w:outlineLvl w:val="0"/>
        <w:rPr>
          <w:rFonts w:eastAsia="Courier New"/>
          <w:bCs/>
          <w:color w:val="000000"/>
          <w:position w:val="-1"/>
          <w:lang w:eastAsia="ar-SA"/>
        </w:rPr>
      </w:pPr>
    </w:p>
    <w:p w14:paraId="5BABE084" w14:textId="6BD107EF" w:rsidR="009628D7" w:rsidRDefault="009628D7" w:rsidP="001270CD">
      <w:pPr>
        <w:pBdr>
          <w:top w:val="nil"/>
          <w:left w:val="nil"/>
          <w:bottom w:val="nil"/>
          <w:right w:val="nil"/>
          <w:between w:val="nil"/>
        </w:pBdr>
        <w:spacing w:line="240" w:lineRule="auto"/>
        <w:ind w:firstLine="0"/>
        <w:jc w:val="both"/>
        <w:textDirection w:val="btLr"/>
        <w:textAlignment w:val="top"/>
        <w:outlineLvl w:val="0"/>
        <w:rPr>
          <w:rFonts w:eastAsia="Courier New"/>
          <w:bCs/>
          <w:color w:val="000000"/>
          <w:position w:val="-1"/>
          <w:lang w:eastAsia="ar-SA"/>
        </w:rPr>
      </w:pPr>
    </w:p>
    <w:p w14:paraId="4D2A4FD0" w14:textId="60229E73" w:rsidR="009628D7" w:rsidRDefault="009628D7" w:rsidP="00DF2356">
      <w:pPr>
        <w:pBdr>
          <w:top w:val="nil"/>
          <w:left w:val="nil"/>
          <w:bottom w:val="nil"/>
          <w:right w:val="nil"/>
          <w:between w:val="nil"/>
        </w:pBdr>
        <w:spacing w:line="240" w:lineRule="auto"/>
        <w:ind w:firstLine="0"/>
        <w:jc w:val="center"/>
        <w:textDirection w:val="btLr"/>
        <w:textAlignment w:val="top"/>
        <w:outlineLvl w:val="0"/>
        <w:rPr>
          <w:rFonts w:eastAsia="Courier New"/>
          <w:bCs/>
          <w:color w:val="000000"/>
          <w:position w:val="-1"/>
          <w:lang w:eastAsia="ar-SA"/>
        </w:rPr>
      </w:pPr>
      <w:r>
        <w:rPr>
          <w:noProof/>
        </w:rPr>
        <w:drawing>
          <wp:inline distT="0" distB="0" distL="0" distR="0" wp14:anchorId="2E5CA215" wp14:editId="7981CED7">
            <wp:extent cx="4686300" cy="2546006"/>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55"/>
                    <a:stretch>
                      <a:fillRect/>
                    </a:stretch>
                  </pic:blipFill>
                  <pic:spPr>
                    <a:xfrm>
                      <a:off x="0" y="0"/>
                      <a:ext cx="4693836" cy="2550100"/>
                    </a:xfrm>
                    <a:prstGeom prst="rect">
                      <a:avLst/>
                    </a:prstGeom>
                  </pic:spPr>
                </pic:pic>
              </a:graphicData>
            </a:graphic>
          </wp:inline>
        </w:drawing>
      </w:r>
    </w:p>
    <w:p w14:paraId="2B2578D8" w14:textId="03E9083E" w:rsidR="00DF2356" w:rsidRDefault="00DF2356" w:rsidP="001270CD">
      <w:pPr>
        <w:pBdr>
          <w:top w:val="nil"/>
          <w:left w:val="nil"/>
          <w:bottom w:val="nil"/>
          <w:right w:val="nil"/>
          <w:between w:val="nil"/>
        </w:pBdr>
        <w:spacing w:line="240" w:lineRule="auto"/>
        <w:ind w:firstLine="0"/>
        <w:jc w:val="both"/>
        <w:textDirection w:val="btLr"/>
        <w:textAlignment w:val="top"/>
        <w:outlineLvl w:val="0"/>
        <w:rPr>
          <w:rFonts w:eastAsia="Courier New"/>
          <w:bCs/>
          <w:color w:val="000000"/>
          <w:position w:val="-1"/>
          <w:lang w:eastAsia="ar-SA"/>
        </w:rPr>
      </w:pPr>
    </w:p>
    <w:p w14:paraId="1DEDE900" w14:textId="4B105A80" w:rsidR="00DF2356" w:rsidRDefault="00DF2356" w:rsidP="00DF2356">
      <w:pPr>
        <w:pBdr>
          <w:top w:val="nil"/>
          <w:left w:val="nil"/>
          <w:bottom w:val="nil"/>
          <w:right w:val="nil"/>
          <w:between w:val="nil"/>
        </w:pBdr>
        <w:spacing w:line="240" w:lineRule="auto"/>
        <w:ind w:firstLine="0"/>
        <w:jc w:val="center"/>
        <w:textDirection w:val="btLr"/>
        <w:textAlignment w:val="top"/>
        <w:outlineLvl w:val="0"/>
        <w:rPr>
          <w:rFonts w:eastAsia="Courier New"/>
          <w:bCs/>
          <w:color w:val="000000"/>
          <w:position w:val="-1"/>
          <w:lang w:eastAsia="ar-SA"/>
        </w:rPr>
      </w:pPr>
    </w:p>
    <w:p w14:paraId="4D6CAE80" w14:textId="593F242A" w:rsidR="00DF2356" w:rsidRPr="00DF2356" w:rsidRDefault="00DF2356" w:rsidP="00DF2356">
      <w:pPr>
        <w:pBdr>
          <w:top w:val="nil"/>
          <w:left w:val="nil"/>
          <w:bottom w:val="nil"/>
          <w:right w:val="nil"/>
          <w:between w:val="nil"/>
        </w:pBdr>
        <w:spacing w:line="240" w:lineRule="auto"/>
        <w:ind w:firstLine="0"/>
        <w:jc w:val="center"/>
        <w:textDirection w:val="btLr"/>
        <w:textAlignment w:val="top"/>
        <w:outlineLvl w:val="0"/>
        <w:rPr>
          <w:rFonts w:eastAsia="Courier New"/>
          <w:b/>
          <w:color w:val="000000"/>
          <w:position w:val="-1"/>
          <w:lang w:eastAsia="ar-SA"/>
        </w:rPr>
      </w:pPr>
      <w:r>
        <w:rPr>
          <w:rFonts w:eastAsia="Courier New"/>
          <w:b/>
          <w:color w:val="000000"/>
          <w:position w:val="-1"/>
          <w:lang w:eastAsia="ar-SA"/>
        </w:rPr>
        <w:t>Figure 14: Detailed Schematic View</w:t>
      </w:r>
    </w:p>
    <w:p w14:paraId="6C034546" w14:textId="2D2B9866" w:rsidR="009628D7" w:rsidRDefault="009628D7" w:rsidP="001270CD">
      <w:pPr>
        <w:pBdr>
          <w:top w:val="nil"/>
          <w:left w:val="nil"/>
          <w:bottom w:val="nil"/>
          <w:right w:val="nil"/>
          <w:between w:val="nil"/>
        </w:pBdr>
        <w:spacing w:line="240" w:lineRule="auto"/>
        <w:ind w:firstLine="0"/>
        <w:jc w:val="both"/>
        <w:textDirection w:val="btLr"/>
        <w:textAlignment w:val="top"/>
        <w:outlineLvl w:val="0"/>
        <w:rPr>
          <w:rFonts w:eastAsia="Courier New"/>
          <w:bCs/>
          <w:color w:val="000000"/>
          <w:position w:val="-1"/>
          <w:lang w:eastAsia="ar-SA"/>
        </w:rPr>
      </w:pPr>
    </w:p>
    <w:p w14:paraId="7C825C17" w14:textId="3013D2CC" w:rsidR="009628D7" w:rsidRDefault="009628D7" w:rsidP="001270CD">
      <w:pPr>
        <w:pBdr>
          <w:top w:val="nil"/>
          <w:left w:val="nil"/>
          <w:bottom w:val="nil"/>
          <w:right w:val="nil"/>
          <w:between w:val="nil"/>
        </w:pBdr>
        <w:spacing w:line="240" w:lineRule="auto"/>
        <w:ind w:firstLine="0"/>
        <w:jc w:val="both"/>
        <w:textDirection w:val="btLr"/>
        <w:textAlignment w:val="top"/>
        <w:outlineLvl w:val="0"/>
        <w:rPr>
          <w:rFonts w:eastAsia="Courier New"/>
          <w:bCs/>
          <w:color w:val="000000"/>
          <w:position w:val="-1"/>
          <w:lang w:eastAsia="ar-SA"/>
        </w:rPr>
      </w:pPr>
    </w:p>
    <w:p w14:paraId="038A9A14" w14:textId="4706D06F" w:rsidR="009628D7" w:rsidRDefault="004773EE" w:rsidP="001270CD">
      <w:pPr>
        <w:pBdr>
          <w:top w:val="nil"/>
          <w:left w:val="nil"/>
          <w:bottom w:val="nil"/>
          <w:right w:val="nil"/>
          <w:between w:val="nil"/>
        </w:pBdr>
        <w:spacing w:line="240" w:lineRule="auto"/>
        <w:ind w:firstLine="0"/>
        <w:jc w:val="both"/>
        <w:textDirection w:val="btLr"/>
        <w:textAlignment w:val="top"/>
        <w:outlineLvl w:val="0"/>
        <w:rPr>
          <w:rFonts w:eastAsia="Courier New"/>
          <w:bCs/>
          <w:color w:val="000000"/>
          <w:position w:val="-1"/>
          <w:lang w:eastAsia="ar-SA"/>
        </w:rPr>
      </w:pPr>
      <w:r>
        <w:rPr>
          <w:rFonts w:eastAsia="Courier New"/>
          <w:bCs/>
          <w:color w:val="000000"/>
          <w:position w:val="-1"/>
          <w:lang w:eastAsia="ar-SA"/>
        </w:rPr>
        <w:t xml:space="preserve">You </w:t>
      </w:r>
      <w:r w:rsidRPr="004773EE">
        <w:rPr>
          <w:rFonts w:eastAsia="Courier New"/>
          <w:bCs/>
          <w:color w:val="000000"/>
          <w:position w:val="-1"/>
          <w:lang w:eastAsia="ar-SA"/>
        </w:rPr>
        <w:t>must experiment a bit with this tool at this point. In particular, it is suggested that you familiarize yourself with the toolbar available to explore your design which is shown below. These can be used to determine the worst-case path, the distribution of delay along a path, the distribution of capacitance and load along a path etc.  The results can be seen diagrammatically and/or in a histogram fashion</w:t>
      </w:r>
      <w:r>
        <w:rPr>
          <w:rFonts w:eastAsia="Courier New"/>
          <w:bCs/>
          <w:color w:val="000000"/>
          <w:position w:val="-1"/>
          <w:lang w:eastAsia="ar-SA"/>
        </w:rPr>
        <w:t>. Click on one of the button for exploring further options:</w:t>
      </w:r>
      <w:r w:rsidR="007C3E57">
        <w:rPr>
          <w:rFonts w:eastAsia="Courier New"/>
          <w:bCs/>
          <w:color w:val="000000"/>
          <w:position w:val="-1"/>
          <w:lang w:eastAsia="ar-SA"/>
        </w:rPr>
        <w:t xml:space="preserve"> </w:t>
      </w:r>
      <w:r w:rsidR="007C3E57">
        <w:rPr>
          <w:noProof/>
        </w:rPr>
        <w:drawing>
          <wp:inline distT="0" distB="0" distL="0" distR="0" wp14:anchorId="1C4E3BE1" wp14:editId="005BE455">
            <wp:extent cx="904875" cy="285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04875" cy="285750"/>
                    </a:xfrm>
                    <a:prstGeom prst="rect">
                      <a:avLst/>
                    </a:prstGeom>
                  </pic:spPr>
                </pic:pic>
              </a:graphicData>
            </a:graphic>
          </wp:inline>
        </w:drawing>
      </w:r>
    </w:p>
    <w:p w14:paraId="6B7710A8" w14:textId="51C6F12B" w:rsidR="007C3E57" w:rsidRDefault="007C3E57" w:rsidP="001270CD">
      <w:pPr>
        <w:pBdr>
          <w:top w:val="nil"/>
          <w:left w:val="nil"/>
          <w:bottom w:val="nil"/>
          <w:right w:val="nil"/>
          <w:between w:val="nil"/>
        </w:pBdr>
        <w:spacing w:line="240" w:lineRule="auto"/>
        <w:ind w:firstLine="0"/>
        <w:jc w:val="both"/>
        <w:textDirection w:val="btLr"/>
        <w:textAlignment w:val="top"/>
        <w:outlineLvl w:val="0"/>
        <w:rPr>
          <w:rFonts w:eastAsia="Courier New"/>
          <w:bCs/>
          <w:color w:val="000000"/>
          <w:position w:val="-1"/>
          <w:lang w:eastAsia="ar-SA"/>
        </w:rPr>
      </w:pPr>
    </w:p>
    <w:p w14:paraId="581EED70" w14:textId="3587D454" w:rsidR="007C3E57" w:rsidRDefault="007C3E57" w:rsidP="001270CD">
      <w:pPr>
        <w:pBdr>
          <w:top w:val="nil"/>
          <w:left w:val="nil"/>
          <w:bottom w:val="nil"/>
          <w:right w:val="nil"/>
          <w:between w:val="nil"/>
        </w:pBdr>
        <w:spacing w:line="240" w:lineRule="auto"/>
        <w:ind w:firstLine="0"/>
        <w:jc w:val="both"/>
        <w:textDirection w:val="btLr"/>
        <w:textAlignment w:val="top"/>
        <w:outlineLvl w:val="0"/>
        <w:rPr>
          <w:rFonts w:eastAsia="Courier New"/>
          <w:bCs/>
          <w:color w:val="000000"/>
          <w:position w:val="-1"/>
          <w:lang w:eastAsia="ar-SA"/>
        </w:rPr>
      </w:pPr>
    </w:p>
    <w:p w14:paraId="36E970E9" w14:textId="349D5EAE" w:rsidR="007C3E57" w:rsidRDefault="007C3E57" w:rsidP="001270CD">
      <w:pPr>
        <w:pBdr>
          <w:top w:val="nil"/>
          <w:left w:val="nil"/>
          <w:bottom w:val="nil"/>
          <w:right w:val="nil"/>
          <w:between w:val="nil"/>
        </w:pBdr>
        <w:spacing w:line="240" w:lineRule="auto"/>
        <w:ind w:firstLine="0"/>
        <w:jc w:val="both"/>
        <w:textDirection w:val="btLr"/>
        <w:textAlignment w:val="top"/>
        <w:outlineLvl w:val="0"/>
        <w:rPr>
          <w:rFonts w:eastAsia="Courier New"/>
          <w:bCs/>
          <w:color w:val="000000"/>
          <w:position w:val="-1"/>
          <w:lang w:eastAsia="ar-SA"/>
        </w:rPr>
      </w:pPr>
    </w:p>
    <w:p w14:paraId="1446105B" w14:textId="07B36977" w:rsidR="007C3E57" w:rsidRDefault="007C3E57" w:rsidP="001270CD">
      <w:pPr>
        <w:pBdr>
          <w:top w:val="nil"/>
          <w:left w:val="nil"/>
          <w:bottom w:val="nil"/>
          <w:right w:val="nil"/>
          <w:between w:val="nil"/>
        </w:pBdr>
        <w:spacing w:line="240" w:lineRule="auto"/>
        <w:ind w:firstLine="0"/>
        <w:jc w:val="both"/>
        <w:textDirection w:val="btLr"/>
        <w:textAlignment w:val="top"/>
        <w:outlineLvl w:val="0"/>
        <w:rPr>
          <w:rFonts w:eastAsia="Courier New"/>
          <w:b/>
          <w:color w:val="000000"/>
          <w:position w:val="-1"/>
          <w:lang w:eastAsia="ar-SA"/>
        </w:rPr>
      </w:pPr>
      <w:r>
        <w:rPr>
          <w:rFonts w:eastAsia="Courier New"/>
          <w:b/>
          <w:color w:val="000000"/>
          <w:position w:val="-1"/>
          <w:lang w:eastAsia="ar-SA"/>
        </w:rPr>
        <w:t>6. Textual Interface</w:t>
      </w:r>
    </w:p>
    <w:p w14:paraId="08E19E33" w14:textId="527EC532" w:rsidR="007C3E57" w:rsidRDefault="007C3E57" w:rsidP="001270CD">
      <w:pPr>
        <w:pBdr>
          <w:top w:val="nil"/>
          <w:left w:val="nil"/>
          <w:bottom w:val="nil"/>
          <w:right w:val="nil"/>
          <w:between w:val="nil"/>
        </w:pBdr>
        <w:spacing w:line="240" w:lineRule="auto"/>
        <w:ind w:firstLine="0"/>
        <w:jc w:val="both"/>
        <w:textDirection w:val="btLr"/>
        <w:textAlignment w:val="top"/>
        <w:outlineLvl w:val="0"/>
        <w:rPr>
          <w:rFonts w:eastAsia="Courier New"/>
          <w:b/>
          <w:color w:val="000000"/>
          <w:position w:val="-1"/>
          <w:lang w:eastAsia="ar-SA"/>
        </w:rPr>
      </w:pPr>
    </w:p>
    <w:p w14:paraId="7B9D6608" w14:textId="77777777" w:rsidR="007C3E57" w:rsidRPr="007C3E57" w:rsidRDefault="007C3E57" w:rsidP="007C3E57">
      <w:pPr>
        <w:pBdr>
          <w:top w:val="nil"/>
          <w:left w:val="nil"/>
          <w:bottom w:val="nil"/>
          <w:right w:val="nil"/>
          <w:between w:val="nil"/>
        </w:pBdr>
        <w:spacing w:line="240" w:lineRule="auto"/>
        <w:ind w:firstLine="0"/>
        <w:jc w:val="both"/>
        <w:textDirection w:val="btLr"/>
        <w:textAlignment w:val="top"/>
        <w:outlineLvl w:val="0"/>
        <w:rPr>
          <w:rFonts w:eastAsia="Courier New"/>
          <w:bCs/>
          <w:color w:val="000000"/>
          <w:position w:val="-1"/>
          <w:lang w:eastAsia="ar-SA"/>
        </w:rPr>
      </w:pPr>
      <w:r w:rsidRPr="007C3E57">
        <w:rPr>
          <w:rFonts w:eastAsia="Courier New"/>
          <w:bCs/>
          <w:color w:val="000000"/>
          <w:position w:val="-1"/>
          <w:lang w:eastAsia="ar-SA"/>
        </w:rPr>
        <w:t xml:space="preserve">Synopsys also provides a text only interface.  After adding synopsys, enter the command </w:t>
      </w:r>
    </w:p>
    <w:p w14:paraId="606031D2" w14:textId="77777777" w:rsidR="007C3E57" w:rsidRPr="007C3E57" w:rsidRDefault="007C3E57" w:rsidP="007C3E57">
      <w:pPr>
        <w:pBdr>
          <w:top w:val="nil"/>
          <w:left w:val="nil"/>
          <w:bottom w:val="nil"/>
          <w:right w:val="nil"/>
          <w:between w:val="nil"/>
        </w:pBdr>
        <w:spacing w:line="240" w:lineRule="auto"/>
        <w:ind w:firstLine="0"/>
        <w:jc w:val="both"/>
        <w:textDirection w:val="btLr"/>
        <w:textAlignment w:val="top"/>
        <w:outlineLvl w:val="0"/>
        <w:rPr>
          <w:rFonts w:eastAsia="Courier New"/>
          <w:bCs/>
          <w:color w:val="000000"/>
          <w:position w:val="-1"/>
          <w:lang w:eastAsia="ar-SA"/>
        </w:rPr>
      </w:pPr>
    </w:p>
    <w:p w14:paraId="65643B4D" w14:textId="77777777" w:rsidR="007C3E57" w:rsidRPr="007C3E57" w:rsidRDefault="007C3E57" w:rsidP="007C3E57">
      <w:pPr>
        <w:pBdr>
          <w:top w:val="nil"/>
          <w:left w:val="nil"/>
          <w:bottom w:val="nil"/>
          <w:right w:val="nil"/>
          <w:between w:val="nil"/>
        </w:pBdr>
        <w:spacing w:line="240" w:lineRule="auto"/>
        <w:ind w:firstLine="0"/>
        <w:jc w:val="both"/>
        <w:textDirection w:val="btLr"/>
        <w:textAlignment w:val="top"/>
        <w:outlineLvl w:val="0"/>
        <w:rPr>
          <w:rFonts w:ascii="Courier New" w:eastAsia="Courier New" w:hAnsi="Courier New" w:cs="Courier New"/>
          <w:bCs/>
          <w:color w:val="000000"/>
          <w:position w:val="-1"/>
          <w:lang w:eastAsia="ar-SA"/>
        </w:rPr>
      </w:pPr>
      <w:r w:rsidRPr="007C3E57">
        <w:rPr>
          <w:rFonts w:ascii="Courier New" w:eastAsia="Courier New" w:hAnsi="Courier New" w:cs="Courier New"/>
          <w:bCs/>
          <w:color w:val="000000"/>
          <w:position w:val="-1"/>
          <w:lang w:eastAsia="ar-SA"/>
        </w:rPr>
        <w:t>dc_shell</w:t>
      </w:r>
    </w:p>
    <w:p w14:paraId="5143D608" w14:textId="77777777" w:rsidR="007C3E57" w:rsidRPr="007C3E57" w:rsidRDefault="007C3E57" w:rsidP="007C3E57">
      <w:pPr>
        <w:pBdr>
          <w:top w:val="nil"/>
          <w:left w:val="nil"/>
          <w:bottom w:val="nil"/>
          <w:right w:val="nil"/>
          <w:between w:val="nil"/>
        </w:pBdr>
        <w:spacing w:line="240" w:lineRule="auto"/>
        <w:ind w:firstLine="0"/>
        <w:jc w:val="both"/>
        <w:textDirection w:val="btLr"/>
        <w:textAlignment w:val="top"/>
        <w:outlineLvl w:val="0"/>
        <w:rPr>
          <w:rFonts w:eastAsia="Courier New"/>
          <w:bCs/>
          <w:color w:val="000000"/>
          <w:position w:val="-1"/>
          <w:lang w:eastAsia="ar-SA"/>
        </w:rPr>
      </w:pPr>
    </w:p>
    <w:p w14:paraId="147CAB3B" w14:textId="3F9CF47F" w:rsidR="007C3E57" w:rsidRDefault="007C3E57" w:rsidP="007C3E57">
      <w:pPr>
        <w:pBdr>
          <w:top w:val="nil"/>
          <w:left w:val="nil"/>
          <w:bottom w:val="nil"/>
          <w:right w:val="nil"/>
          <w:between w:val="nil"/>
        </w:pBdr>
        <w:spacing w:line="240" w:lineRule="auto"/>
        <w:ind w:firstLine="0"/>
        <w:jc w:val="both"/>
        <w:textDirection w:val="btLr"/>
        <w:textAlignment w:val="top"/>
        <w:outlineLvl w:val="0"/>
        <w:rPr>
          <w:rFonts w:eastAsia="Courier New"/>
          <w:bCs/>
          <w:color w:val="000000"/>
          <w:position w:val="-1"/>
          <w:lang w:eastAsia="ar-SA"/>
        </w:rPr>
      </w:pPr>
      <w:r w:rsidRPr="007C3E57">
        <w:rPr>
          <w:rFonts w:eastAsia="Courier New"/>
          <w:bCs/>
          <w:color w:val="000000"/>
          <w:position w:val="-1"/>
          <w:lang w:eastAsia="ar-SA"/>
        </w:rPr>
        <w:t xml:space="preserve">In </w:t>
      </w:r>
      <w:r w:rsidRPr="007C3E57">
        <w:rPr>
          <w:rFonts w:ascii="Courier New" w:eastAsia="Courier New" w:hAnsi="Courier New" w:cs="Courier New"/>
          <w:bCs/>
          <w:color w:val="000000"/>
          <w:position w:val="-1"/>
          <w:lang w:eastAsia="ar-SA"/>
        </w:rPr>
        <w:t>dc_shell</w:t>
      </w:r>
      <w:r w:rsidRPr="007C3E57">
        <w:rPr>
          <w:rFonts w:eastAsia="Courier New"/>
          <w:bCs/>
          <w:color w:val="000000"/>
          <w:position w:val="-1"/>
          <w:lang w:eastAsia="ar-SA"/>
        </w:rPr>
        <w:t xml:space="preserve"> you can enter commands and get textual responses.  Ie. it gives you everything you get in the lower panes of design_visio</w:t>
      </w:r>
      <w:r>
        <w:rPr>
          <w:rFonts w:eastAsia="Courier New"/>
          <w:bCs/>
          <w:color w:val="000000"/>
          <w:position w:val="-1"/>
          <w:lang w:eastAsia="ar-SA"/>
        </w:rPr>
        <w:t>n as shown below:</w:t>
      </w:r>
    </w:p>
    <w:p w14:paraId="035C82E8" w14:textId="0F16BECC" w:rsidR="00F6471C" w:rsidRDefault="00F6471C" w:rsidP="007C3E57">
      <w:pPr>
        <w:pBdr>
          <w:top w:val="nil"/>
          <w:left w:val="nil"/>
          <w:bottom w:val="nil"/>
          <w:right w:val="nil"/>
          <w:between w:val="nil"/>
        </w:pBdr>
        <w:spacing w:line="240" w:lineRule="auto"/>
        <w:ind w:firstLine="0"/>
        <w:jc w:val="both"/>
        <w:textDirection w:val="btLr"/>
        <w:textAlignment w:val="top"/>
        <w:outlineLvl w:val="0"/>
        <w:rPr>
          <w:rFonts w:eastAsia="Courier New"/>
          <w:bCs/>
          <w:color w:val="000000"/>
          <w:position w:val="-1"/>
          <w:lang w:eastAsia="ar-SA"/>
        </w:rPr>
      </w:pPr>
    </w:p>
    <w:p w14:paraId="76A25AA5" w14:textId="4B608DA8" w:rsidR="00F6471C" w:rsidRDefault="00DF2356" w:rsidP="00DF2356">
      <w:pPr>
        <w:pBdr>
          <w:top w:val="nil"/>
          <w:left w:val="nil"/>
          <w:bottom w:val="nil"/>
          <w:right w:val="nil"/>
          <w:between w:val="nil"/>
        </w:pBdr>
        <w:spacing w:line="240" w:lineRule="auto"/>
        <w:ind w:firstLine="0"/>
        <w:jc w:val="center"/>
        <w:textDirection w:val="btLr"/>
        <w:textAlignment w:val="top"/>
        <w:outlineLvl w:val="0"/>
        <w:rPr>
          <w:rFonts w:eastAsia="Courier New"/>
          <w:bCs/>
          <w:color w:val="000000"/>
          <w:position w:val="-1"/>
          <w:lang w:eastAsia="ar-SA"/>
        </w:rPr>
      </w:pPr>
      <w:r w:rsidRPr="00DF2356">
        <w:rPr>
          <w:rFonts w:eastAsia="Courier New"/>
          <w:bCs/>
          <w:noProof/>
          <w:color w:val="000000"/>
          <w:position w:val="-1"/>
          <w:lang w:eastAsia="ar-SA"/>
        </w:rPr>
        <w:drawing>
          <wp:inline distT="0" distB="0" distL="0" distR="0" wp14:anchorId="1FDC68C2" wp14:editId="514B2894">
            <wp:extent cx="4556760" cy="32783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58893" cy="3279870"/>
                    </a:xfrm>
                    <a:prstGeom prst="rect">
                      <a:avLst/>
                    </a:prstGeom>
                  </pic:spPr>
                </pic:pic>
              </a:graphicData>
            </a:graphic>
          </wp:inline>
        </w:drawing>
      </w:r>
    </w:p>
    <w:p w14:paraId="52274258" w14:textId="4728FB6A" w:rsidR="00DF2356" w:rsidRDefault="00DF2356" w:rsidP="00DF2356">
      <w:pPr>
        <w:pBdr>
          <w:top w:val="nil"/>
          <w:left w:val="nil"/>
          <w:bottom w:val="nil"/>
          <w:right w:val="nil"/>
          <w:between w:val="nil"/>
        </w:pBdr>
        <w:spacing w:line="240" w:lineRule="auto"/>
        <w:ind w:firstLine="0"/>
        <w:jc w:val="center"/>
        <w:textDirection w:val="btLr"/>
        <w:textAlignment w:val="top"/>
        <w:outlineLvl w:val="0"/>
        <w:rPr>
          <w:rFonts w:eastAsia="Courier New"/>
          <w:bCs/>
          <w:color w:val="000000"/>
          <w:position w:val="-1"/>
          <w:lang w:eastAsia="ar-SA"/>
        </w:rPr>
      </w:pPr>
    </w:p>
    <w:p w14:paraId="0A41FC5C" w14:textId="2B47F45E" w:rsidR="00DF2356" w:rsidRPr="00DF2356" w:rsidRDefault="00DF2356" w:rsidP="00DF2356">
      <w:pPr>
        <w:pBdr>
          <w:top w:val="nil"/>
          <w:left w:val="nil"/>
          <w:bottom w:val="nil"/>
          <w:right w:val="nil"/>
          <w:between w:val="nil"/>
        </w:pBdr>
        <w:spacing w:line="240" w:lineRule="auto"/>
        <w:ind w:firstLine="0"/>
        <w:jc w:val="center"/>
        <w:textDirection w:val="btLr"/>
        <w:textAlignment w:val="top"/>
        <w:outlineLvl w:val="0"/>
        <w:rPr>
          <w:rFonts w:eastAsia="Courier New"/>
          <w:b/>
          <w:color w:val="000000"/>
          <w:position w:val="-1"/>
          <w:lang w:eastAsia="ar-SA"/>
        </w:rPr>
      </w:pPr>
      <w:r>
        <w:rPr>
          <w:rFonts w:eastAsia="Courier New"/>
          <w:b/>
          <w:color w:val="000000"/>
          <w:position w:val="-1"/>
          <w:lang w:eastAsia="ar-SA"/>
        </w:rPr>
        <w:t>Figure 15: dc_shell interface</w:t>
      </w:r>
    </w:p>
    <w:p w14:paraId="3542C7BF" w14:textId="5DF5BE28" w:rsidR="00F6471C" w:rsidRDefault="00F6471C" w:rsidP="007C3E57">
      <w:pPr>
        <w:pBdr>
          <w:top w:val="nil"/>
          <w:left w:val="nil"/>
          <w:bottom w:val="nil"/>
          <w:right w:val="nil"/>
          <w:between w:val="nil"/>
        </w:pBdr>
        <w:spacing w:line="240" w:lineRule="auto"/>
        <w:ind w:firstLine="0"/>
        <w:jc w:val="both"/>
        <w:textDirection w:val="btLr"/>
        <w:textAlignment w:val="top"/>
        <w:outlineLvl w:val="0"/>
        <w:rPr>
          <w:rFonts w:eastAsia="Courier New"/>
          <w:bCs/>
          <w:color w:val="000000"/>
          <w:position w:val="-1"/>
          <w:lang w:eastAsia="ar-SA"/>
        </w:rPr>
      </w:pPr>
    </w:p>
    <w:p w14:paraId="378CE138" w14:textId="32A8EF45" w:rsidR="00F6471C" w:rsidRDefault="00F6471C" w:rsidP="007C3E57">
      <w:pPr>
        <w:pBdr>
          <w:top w:val="nil"/>
          <w:left w:val="nil"/>
          <w:bottom w:val="nil"/>
          <w:right w:val="nil"/>
          <w:between w:val="nil"/>
        </w:pBdr>
        <w:spacing w:line="240" w:lineRule="auto"/>
        <w:ind w:firstLine="0"/>
        <w:jc w:val="both"/>
        <w:textDirection w:val="btLr"/>
        <w:textAlignment w:val="top"/>
        <w:outlineLvl w:val="0"/>
        <w:rPr>
          <w:rFonts w:eastAsia="Courier New"/>
          <w:bCs/>
          <w:color w:val="000000"/>
          <w:position w:val="-1"/>
          <w:lang w:eastAsia="ar-SA"/>
        </w:rPr>
      </w:pPr>
    </w:p>
    <w:p w14:paraId="5BCAEBA8" w14:textId="77777777" w:rsidR="005464AC" w:rsidRDefault="005464AC" w:rsidP="007C3E57">
      <w:pPr>
        <w:pBdr>
          <w:top w:val="nil"/>
          <w:left w:val="nil"/>
          <w:bottom w:val="nil"/>
          <w:right w:val="nil"/>
          <w:between w:val="nil"/>
        </w:pBdr>
        <w:spacing w:line="240" w:lineRule="auto"/>
        <w:ind w:firstLine="0"/>
        <w:jc w:val="both"/>
        <w:textDirection w:val="btLr"/>
        <w:textAlignment w:val="top"/>
        <w:outlineLvl w:val="0"/>
        <w:rPr>
          <w:rFonts w:eastAsia="Courier New"/>
          <w:bCs/>
          <w:color w:val="000000"/>
          <w:position w:val="-1"/>
          <w:lang w:eastAsia="ar-SA"/>
        </w:rPr>
      </w:pPr>
    </w:p>
    <w:p w14:paraId="5385EFC0" w14:textId="77777777" w:rsidR="005464AC" w:rsidRDefault="005464AC" w:rsidP="007C3E57">
      <w:pPr>
        <w:pBdr>
          <w:top w:val="nil"/>
          <w:left w:val="nil"/>
          <w:bottom w:val="nil"/>
          <w:right w:val="nil"/>
          <w:between w:val="nil"/>
        </w:pBdr>
        <w:spacing w:line="240" w:lineRule="auto"/>
        <w:ind w:firstLine="0"/>
        <w:jc w:val="both"/>
        <w:textDirection w:val="btLr"/>
        <w:textAlignment w:val="top"/>
        <w:outlineLvl w:val="0"/>
        <w:rPr>
          <w:rFonts w:eastAsia="Courier New"/>
          <w:bCs/>
          <w:color w:val="000000"/>
          <w:position w:val="-1"/>
          <w:lang w:eastAsia="ar-SA"/>
        </w:rPr>
      </w:pPr>
    </w:p>
    <w:p w14:paraId="15F00050" w14:textId="3348B329" w:rsidR="00F6471C" w:rsidRDefault="00F6471C" w:rsidP="007C3E57">
      <w:pPr>
        <w:pBdr>
          <w:top w:val="nil"/>
          <w:left w:val="nil"/>
          <w:bottom w:val="nil"/>
          <w:right w:val="nil"/>
          <w:between w:val="nil"/>
        </w:pBdr>
        <w:spacing w:line="240" w:lineRule="auto"/>
        <w:ind w:firstLine="0"/>
        <w:jc w:val="both"/>
        <w:textDirection w:val="btLr"/>
        <w:textAlignment w:val="top"/>
        <w:outlineLvl w:val="0"/>
        <w:rPr>
          <w:rFonts w:eastAsia="Courier New"/>
          <w:bCs/>
          <w:color w:val="000000"/>
          <w:position w:val="-1"/>
          <w:lang w:eastAsia="ar-SA"/>
        </w:rPr>
      </w:pPr>
    </w:p>
    <w:p w14:paraId="40D38566" w14:textId="71886DB5" w:rsidR="00F6471C" w:rsidRDefault="005464AC" w:rsidP="00F6471C">
      <w:pPr>
        <w:pBdr>
          <w:top w:val="nil"/>
          <w:left w:val="nil"/>
          <w:bottom w:val="nil"/>
          <w:right w:val="nil"/>
          <w:between w:val="nil"/>
        </w:pBdr>
        <w:spacing w:line="240" w:lineRule="auto"/>
        <w:ind w:hanging="2"/>
        <w:jc w:val="both"/>
        <w:rPr>
          <w:color w:val="000000"/>
        </w:rPr>
      </w:pPr>
      <w:r>
        <w:rPr>
          <w:b/>
          <w:color w:val="000000"/>
        </w:rPr>
        <w:lastRenderedPageBreak/>
        <w:t>7</w:t>
      </w:r>
      <w:r w:rsidR="00F6471C">
        <w:rPr>
          <w:b/>
          <w:color w:val="000000"/>
        </w:rPr>
        <w:t>. Synopsys Help</w:t>
      </w:r>
    </w:p>
    <w:p w14:paraId="0DB17565" w14:textId="77777777" w:rsidR="00F6471C" w:rsidRDefault="00F6471C" w:rsidP="00F6471C">
      <w:pPr>
        <w:pBdr>
          <w:top w:val="nil"/>
          <w:left w:val="nil"/>
          <w:bottom w:val="nil"/>
          <w:right w:val="nil"/>
          <w:between w:val="nil"/>
        </w:pBdr>
        <w:spacing w:line="240" w:lineRule="auto"/>
        <w:ind w:hanging="2"/>
        <w:jc w:val="both"/>
        <w:rPr>
          <w:color w:val="000000"/>
        </w:rPr>
      </w:pPr>
    </w:p>
    <w:p w14:paraId="6BF16746" w14:textId="499E6A28" w:rsidR="00F6471C" w:rsidRDefault="00F6471C" w:rsidP="00F6471C">
      <w:pPr>
        <w:pBdr>
          <w:top w:val="nil"/>
          <w:left w:val="nil"/>
          <w:bottom w:val="nil"/>
          <w:right w:val="nil"/>
          <w:between w:val="nil"/>
        </w:pBdr>
        <w:spacing w:line="240" w:lineRule="auto"/>
        <w:ind w:hanging="2"/>
        <w:jc w:val="both"/>
        <w:rPr>
          <w:color w:val="000000"/>
        </w:rPr>
      </w:pPr>
      <w:r>
        <w:rPr>
          <w:color w:val="000000"/>
        </w:rPr>
        <w:t xml:space="preserve">   The necessary help for design_vision can be invoked using the Help tab.  There are some excellent user guides and tutorials there. You might need to do an </w:t>
      </w:r>
      <w:r>
        <w:rPr>
          <w:rFonts w:ascii="Courier New" w:eastAsia="Courier New" w:hAnsi="Courier New" w:cs="Courier New"/>
          <w:color w:val="000000"/>
          <w:sz w:val="21"/>
          <w:szCs w:val="21"/>
        </w:rPr>
        <w:t>“add acroread”</w:t>
      </w:r>
      <w:r>
        <w:rPr>
          <w:color w:val="000000"/>
        </w:rPr>
        <w:t xml:space="preserve"> to be able to view some of the pdf manuals that come with the tool. I suggest becoming familiar with them. If you want to access the pdf documents directly you can do so by invoking </w:t>
      </w:r>
      <w:r>
        <w:rPr>
          <w:rFonts w:ascii="Courier New" w:eastAsia="Courier New" w:hAnsi="Courier New" w:cs="Courier New"/>
          <w:color w:val="000000"/>
          <w:sz w:val="21"/>
          <w:szCs w:val="21"/>
        </w:rPr>
        <w:t>“sold”</w:t>
      </w:r>
      <w:r>
        <w:rPr>
          <w:color w:val="000000"/>
        </w:rPr>
        <w:t xml:space="preserve"> (Synopsys OnLine Documentation) on the command prompt. </w:t>
      </w:r>
    </w:p>
    <w:p w14:paraId="5D5B5187" w14:textId="13538F72" w:rsidR="00B64CEF" w:rsidRDefault="00B64CEF" w:rsidP="00F6471C">
      <w:pPr>
        <w:pBdr>
          <w:top w:val="nil"/>
          <w:left w:val="nil"/>
          <w:bottom w:val="nil"/>
          <w:right w:val="nil"/>
          <w:between w:val="nil"/>
        </w:pBdr>
        <w:spacing w:line="240" w:lineRule="auto"/>
        <w:ind w:hanging="2"/>
        <w:jc w:val="both"/>
        <w:rPr>
          <w:color w:val="000000"/>
        </w:rPr>
      </w:pPr>
    </w:p>
    <w:p w14:paraId="07B2D55F" w14:textId="02767652" w:rsidR="00B64CEF" w:rsidRDefault="00B64CEF" w:rsidP="00B64CEF">
      <w:pPr>
        <w:pBdr>
          <w:top w:val="nil"/>
          <w:left w:val="nil"/>
          <w:bottom w:val="nil"/>
          <w:right w:val="nil"/>
          <w:between w:val="nil"/>
        </w:pBdr>
        <w:spacing w:line="240" w:lineRule="auto"/>
        <w:ind w:hanging="2"/>
        <w:jc w:val="center"/>
        <w:rPr>
          <w:color w:val="000000"/>
        </w:rPr>
      </w:pPr>
    </w:p>
    <w:p w14:paraId="070E0B48" w14:textId="41142D34" w:rsidR="00F6471C" w:rsidRDefault="00F6471C" w:rsidP="007C3E57">
      <w:pPr>
        <w:pBdr>
          <w:top w:val="nil"/>
          <w:left w:val="nil"/>
          <w:bottom w:val="nil"/>
          <w:right w:val="nil"/>
          <w:between w:val="nil"/>
        </w:pBdr>
        <w:spacing w:line="240" w:lineRule="auto"/>
        <w:ind w:firstLine="0"/>
        <w:jc w:val="both"/>
        <w:textDirection w:val="btLr"/>
        <w:textAlignment w:val="top"/>
        <w:outlineLvl w:val="0"/>
        <w:rPr>
          <w:rFonts w:eastAsia="Courier New"/>
          <w:bCs/>
          <w:color w:val="000000"/>
          <w:position w:val="-1"/>
          <w:lang w:eastAsia="ar-SA"/>
        </w:rPr>
      </w:pPr>
    </w:p>
    <w:p w14:paraId="7F8AC059" w14:textId="72DB086B" w:rsidR="003D5CC6" w:rsidRPr="003D5CC6" w:rsidRDefault="003D5CC6" w:rsidP="005464AC">
      <w:pPr>
        <w:ind w:firstLine="0"/>
        <w:rPr>
          <w:b/>
          <w:bCs/>
        </w:rPr>
      </w:pPr>
    </w:p>
    <w:p w14:paraId="5EC23227" w14:textId="5B0AFD20" w:rsidR="002A3BEC" w:rsidRDefault="002A3BEC" w:rsidP="002A3BEC">
      <w:pPr>
        <w:pStyle w:val="ListParagraph"/>
        <w:ind w:left="833" w:firstLine="0"/>
      </w:pPr>
    </w:p>
    <w:p w14:paraId="5D506D36" w14:textId="77777777" w:rsidR="00F6471C" w:rsidRDefault="00F6471C" w:rsidP="00F6471C">
      <w:pPr>
        <w:ind w:left="1" w:hanging="3"/>
        <w:jc w:val="center"/>
        <w:rPr>
          <w:sz w:val="28"/>
          <w:szCs w:val="28"/>
        </w:rPr>
      </w:pPr>
      <w:r>
        <w:rPr>
          <w:b/>
          <w:sz w:val="28"/>
          <w:szCs w:val="28"/>
        </w:rPr>
        <w:t>APPENDIX A: ADDITIONAL TOOL INFORMATION</w:t>
      </w:r>
    </w:p>
    <w:p w14:paraId="717A9984" w14:textId="77777777" w:rsidR="00F6471C" w:rsidRDefault="00F6471C" w:rsidP="00F6471C">
      <w:pPr>
        <w:ind w:hanging="2"/>
      </w:pPr>
    </w:p>
    <w:p w14:paraId="0BCC79F7" w14:textId="296F3DBA" w:rsidR="00F6471C" w:rsidRPr="00812EBD" w:rsidRDefault="00F6471C" w:rsidP="00812EBD">
      <w:pPr>
        <w:ind w:hanging="2"/>
        <w:jc w:val="center"/>
        <w:rPr>
          <w:i/>
        </w:rPr>
      </w:pPr>
      <w:r>
        <w:rPr>
          <w:b/>
          <w:i/>
        </w:rPr>
        <w:t>Working with Modelsim</w:t>
      </w:r>
      <w:r>
        <w:rPr>
          <w:i/>
        </w:rPr>
        <w:t>:</w:t>
      </w:r>
      <w:r>
        <w:rPr>
          <w:iCs/>
        </w:rPr>
        <w:br/>
      </w:r>
    </w:p>
    <w:p w14:paraId="12D7C7D7" w14:textId="77777777" w:rsidR="00F6471C" w:rsidRDefault="00F6471C" w:rsidP="00F6471C">
      <w:pPr>
        <w:ind w:hanging="2"/>
        <w:jc w:val="both"/>
      </w:pPr>
      <w:r>
        <w:rPr>
          <w:b/>
        </w:rPr>
        <w:t>1. Working on the command prompt:</w:t>
      </w:r>
      <w:r>
        <w:t xml:space="preserve"> It is useful to note that, if the GUI is to be avoided (debug using only text commands/generation of files/checking for compilation correctness.), the simulation can be invoked in the non-GUI mode by doing a </w:t>
      </w:r>
      <w:r>
        <w:rPr>
          <w:rFonts w:ascii="Courier New" w:eastAsia="Courier New" w:hAnsi="Courier New" w:cs="Courier New"/>
          <w:sz w:val="21"/>
          <w:szCs w:val="21"/>
        </w:rPr>
        <w:t>vsim –c</w:t>
      </w:r>
      <w:r>
        <w:t xml:space="preserve">. This is sometimes a good alternative when X-windows proves troublesome or you do not have a connection strong enough to support a GUI based operation. </w:t>
      </w:r>
    </w:p>
    <w:p w14:paraId="7B1A3082" w14:textId="77777777" w:rsidR="00F6471C" w:rsidRDefault="00F6471C" w:rsidP="00F6471C">
      <w:pPr>
        <w:ind w:hanging="2"/>
        <w:jc w:val="both"/>
      </w:pPr>
    </w:p>
    <w:p w14:paraId="36C3EE47" w14:textId="77777777" w:rsidR="00F6471C" w:rsidRDefault="00F6471C" w:rsidP="00F6471C">
      <w:pPr>
        <w:ind w:hanging="2"/>
        <w:jc w:val="both"/>
      </w:pPr>
      <w:r>
        <w:rPr>
          <w:b/>
        </w:rPr>
        <w:t>2. Compiling selectively:</w:t>
      </w:r>
      <w:r>
        <w:t xml:space="preserve"> If you make a modification in just a few files, then you can compile just those files with a </w:t>
      </w:r>
      <w:r>
        <w:rPr>
          <w:rFonts w:ascii="Courier New" w:eastAsia="Courier New" w:hAnsi="Courier New" w:cs="Courier New"/>
          <w:sz w:val="21"/>
          <w:szCs w:val="21"/>
        </w:rPr>
        <w:t xml:space="preserve">vlog </w:t>
      </w:r>
      <w:r>
        <w:t xml:space="preserve">(instead of the entire set of files you are working with), and just do a </w:t>
      </w:r>
      <w:r>
        <w:rPr>
          <w:rFonts w:ascii="Courier New" w:eastAsia="Courier New" w:hAnsi="Courier New" w:cs="Courier New"/>
          <w:sz w:val="21"/>
          <w:szCs w:val="21"/>
        </w:rPr>
        <w:t xml:space="preserve">VSIM#&gt; </w:t>
      </w:r>
      <w:r>
        <w:t xml:space="preserve">restart –f to restart the simulation. There is no need to quit the GUI. </w:t>
      </w:r>
    </w:p>
    <w:p w14:paraId="1598E7CC" w14:textId="77777777" w:rsidR="00F6471C" w:rsidRDefault="00F6471C" w:rsidP="00F6471C">
      <w:pPr>
        <w:ind w:hanging="2"/>
      </w:pPr>
    </w:p>
    <w:p w14:paraId="260133F5" w14:textId="77777777" w:rsidR="00F6471C" w:rsidRDefault="00F6471C" w:rsidP="00F6471C">
      <w:pPr>
        <w:ind w:hanging="2"/>
      </w:pPr>
      <w:r>
        <w:rPr>
          <w:b/>
        </w:rPr>
        <w:t xml:space="preserve">3. Using </w:t>
      </w:r>
      <w:r>
        <w:rPr>
          <w:rFonts w:ascii="Courier New" w:eastAsia="Courier New" w:hAnsi="Courier New" w:cs="Courier New"/>
          <w:b/>
          <w:sz w:val="21"/>
          <w:szCs w:val="21"/>
        </w:rPr>
        <w:t>.do</w:t>
      </w:r>
      <w:r>
        <w:rPr>
          <w:b/>
        </w:rPr>
        <w:t xml:space="preserve"> files:</w:t>
      </w:r>
      <w:r>
        <w:t xml:space="preserve"> An extremely useful feature in Modelsim is the presence of </w:t>
      </w:r>
      <w:r>
        <w:rPr>
          <w:rFonts w:ascii="Courier New" w:eastAsia="Courier New" w:hAnsi="Courier New" w:cs="Courier New"/>
          <w:sz w:val="21"/>
          <w:szCs w:val="21"/>
        </w:rPr>
        <w:t xml:space="preserve">do </w:t>
      </w:r>
      <w:r>
        <w:t xml:space="preserve">files. These are the equivalent of shell scripts for Modelsim. All the necessary compilation commands, simulation commands, waveforms etc can be stored within a </w:t>
      </w:r>
      <w:r>
        <w:rPr>
          <w:rFonts w:ascii="Courier New" w:eastAsia="Courier New" w:hAnsi="Courier New" w:cs="Courier New"/>
          <w:sz w:val="21"/>
          <w:szCs w:val="21"/>
        </w:rPr>
        <w:t>.do</w:t>
      </w:r>
      <w:r>
        <w:t xml:space="preserve"> file. An example .do file is provided on the EDA page. This allows you to avoid typing in all the commands manually. Instead, you can call this file within the vsim environment (GUI / no GUI) by doing a </w:t>
      </w:r>
      <w:r>
        <w:rPr>
          <w:rFonts w:ascii="Courier New" w:eastAsia="Courier New" w:hAnsi="Courier New" w:cs="Courier New"/>
          <w:sz w:val="21"/>
          <w:szCs w:val="21"/>
        </w:rPr>
        <w:t>VSIM #&gt;</w:t>
      </w:r>
      <w:r>
        <w:t xml:space="preserve"> </w:t>
      </w:r>
      <w:r>
        <w:rPr>
          <w:rFonts w:ascii="Courier New" w:eastAsia="Courier New" w:hAnsi="Courier New" w:cs="Courier New"/>
          <w:sz w:val="21"/>
          <w:szCs w:val="21"/>
        </w:rPr>
        <w:t>do</w:t>
      </w:r>
      <w:r>
        <w:t xml:space="preserve"> </w:t>
      </w:r>
      <w:r>
        <w:rPr>
          <w:rFonts w:ascii="Courier New" w:eastAsia="Courier New" w:hAnsi="Courier New" w:cs="Courier New"/>
          <w:sz w:val="21"/>
          <w:szCs w:val="21"/>
        </w:rPr>
        <w:t>&lt;filename&gt;.do</w:t>
      </w:r>
      <w:r>
        <w:t xml:space="preserve">. Of particular importance in working with do files is working with waveforms. </w:t>
      </w:r>
    </w:p>
    <w:p w14:paraId="17331659" w14:textId="77777777" w:rsidR="00F6471C" w:rsidRDefault="00F6471C" w:rsidP="00F6471C">
      <w:pPr>
        <w:ind w:hanging="2"/>
        <w:jc w:val="both"/>
      </w:pPr>
      <w:r>
        <w:t xml:space="preserve">   a. Saving Waveforms: Once you have set up all the relevant waves on the waveform window, it is feasible in Modelsim to store the format of these waves in a .do file and restore the same set of waves the next time you come back to the simulator. This is done by saving all the waveforms by doing a </w:t>
      </w:r>
      <w:r>
        <w:rPr>
          <w:rFonts w:ascii="Courier New" w:eastAsia="Courier New" w:hAnsi="Courier New" w:cs="Courier New"/>
          <w:sz w:val="21"/>
          <w:szCs w:val="21"/>
        </w:rPr>
        <w:t>File</w:t>
      </w:r>
      <w:r>
        <w:rPr>
          <w:rFonts w:ascii="Noto Sans Symbols" w:eastAsia="Noto Sans Symbols" w:hAnsi="Noto Sans Symbols" w:cs="Noto Sans Symbols"/>
          <w:sz w:val="21"/>
          <w:szCs w:val="21"/>
        </w:rPr>
        <w:t>🡪</w:t>
      </w:r>
      <w:r>
        <w:rPr>
          <w:rFonts w:ascii="Courier New" w:eastAsia="Courier New" w:hAnsi="Courier New" w:cs="Courier New"/>
          <w:sz w:val="21"/>
          <w:szCs w:val="21"/>
        </w:rPr>
        <w:t xml:space="preserve">Save </w:t>
      </w:r>
      <w:r>
        <w:rPr>
          <w:rFonts w:ascii="Noto Sans Symbols" w:eastAsia="Noto Sans Symbols" w:hAnsi="Noto Sans Symbols" w:cs="Noto Sans Symbols"/>
          <w:sz w:val="21"/>
          <w:szCs w:val="21"/>
        </w:rPr>
        <w:t>🡪</w:t>
      </w:r>
      <w:r>
        <w:t xml:space="preserve"> and saving the format as a </w:t>
      </w:r>
      <w:r>
        <w:rPr>
          <w:rFonts w:ascii="Courier New" w:eastAsia="Courier New" w:hAnsi="Courier New" w:cs="Courier New"/>
          <w:sz w:val="21"/>
          <w:szCs w:val="21"/>
        </w:rPr>
        <w:t>.do</w:t>
      </w:r>
      <w:r>
        <w:t xml:space="preserve"> file. The next time you invoke the simulator, MAKE SURE THAT THE DESIGN HAS BEEN LOADED using a </w:t>
      </w:r>
      <w:r>
        <w:rPr>
          <w:rFonts w:ascii="Courier New" w:eastAsia="Courier New" w:hAnsi="Courier New" w:cs="Courier New"/>
          <w:sz w:val="21"/>
          <w:szCs w:val="21"/>
        </w:rPr>
        <w:t>vsim &lt;modulename&gt;</w:t>
      </w:r>
      <w:r>
        <w:t xml:space="preserve"> for eg, </w:t>
      </w:r>
      <w:r>
        <w:rPr>
          <w:rFonts w:ascii="Courier New" w:eastAsia="Courier New" w:hAnsi="Courier New" w:cs="Courier New"/>
          <w:sz w:val="21"/>
          <w:szCs w:val="21"/>
        </w:rPr>
        <w:t>vsim –novopt test_fixture</w:t>
      </w:r>
      <w:r>
        <w:t xml:space="preserve">, after which you can open the waveform window and do a </w:t>
      </w:r>
      <w:r>
        <w:rPr>
          <w:rFonts w:ascii="Courier New" w:eastAsia="Courier New" w:hAnsi="Courier New" w:cs="Courier New"/>
          <w:sz w:val="21"/>
          <w:szCs w:val="21"/>
        </w:rPr>
        <w:t xml:space="preserve">File </w:t>
      </w:r>
      <w:r>
        <w:rPr>
          <w:rFonts w:ascii="Noto Sans Symbols" w:eastAsia="Noto Sans Symbols" w:hAnsi="Noto Sans Symbols" w:cs="Noto Sans Symbols"/>
          <w:sz w:val="21"/>
          <w:szCs w:val="21"/>
        </w:rPr>
        <w:t>🡪</w:t>
      </w:r>
      <w:r>
        <w:rPr>
          <w:rFonts w:ascii="Courier New" w:eastAsia="Courier New" w:hAnsi="Courier New" w:cs="Courier New"/>
          <w:sz w:val="21"/>
          <w:szCs w:val="21"/>
        </w:rPr>
        <w:t xml:space="preserve"> Load </w:t>
      </w:r>
      <w:r>
        <w:rPr>
          <w:rFonts w:ascii="Noto Sans Symbols" w:eastAsia="Noto Sans Symbols" w:hAnsi="Noto Sans Symbols" w:cs="Noto Sans Symbols"/>
          <w:sz w:val="21"/>
          <w:szCs w:val="21"/>
        </w:rPr>
        <w:t>🡪</w:t>
      </w:r>
      <w:r>
        <w:rPr>
          <w:rFonts w:ascii="Courier New" w:eastAsia="Courier New" w:hAnsi="Courier New" w:cs="Courier New"/>
          <w:sz w:val="21"/>
          <w:szCs w:val="21"/>
        </w:rPr>
        <w:t xml:space="preserve"> &lt;filename&gt;.do</w:t>
      </w:r>
      <w:r>
        <w:t xml:space="preserve"> to get the same set of waveforms as before. </w:t>
      </w:r>
    </w:p>
    <w:p w14:paraId="1DED0DBB" w14:textId="77777777" w:rsidR="00F6471C" w:rsidRDefault="00F6471C" w:rsidP="00F6471C">
      <w:pPr>
        <w:ind w:hanging="2"/>
        <w:jc w:val="both"/>
      </w:pPr>
    </w:p>
    <w:p w14:paraId="4D776A20" w14:textId="792F1B79" w:rsidR="00FA2E02" w:rsidRPr="00FA2E02" w:rsidRDefault="00F6471C" w:rsidP="00FA2E02">
      <w:pPr>
        <w:pStyle w:val="ListParagraph"/>
        <w:numPr>
          <w:ilvl w:val="0"/>
          <w:numId w:val="23"/>
        </w:numPr>
        <w:pBdr>
          <w:top w:val="nil"/>
          <w:left w:val="nil"/>
          <w:bottom w:val="nil"/>
          <w:right w:val="nil"/>
          <w:between w:val="nil"/>
        </w:pBdr>
        <w:spacing w:line="240" w:lineRule="auto"/>
        <w:jc w:val="both"/>
        <w:rPr>
          <w:color w:val="000000"/>
        </w:rPr>
      </w:pPr>
      <w:r w:rsidRPr="00FA2E02">
        <w:rPr>
          <w:b/>
          <w:color w:val="000000"/>
        </w:rPr>
        <w:lastRenderedPageBreak/>
        <w:t xml:space="preserve">Modesim Help: </w:t>
      </w:r>
      <w:r w:rsidRPr="00FA2E02">
        <w:rPr>
          <w:rFonts w:ascii="Courier New" w:eastAsia="Courier New" w:hAnsi="Courier New" w:cs="Courier New"/>
          <w:color w:val="000000"/>
          <w:sz w:val="22"/>
          <w:szCs w:val="22"/>
        </w:rPr>
        <w:t>/afs/bp.ncsu.edu/dist/modelsim/docs</w:t>
      </w:r>
      <w:r w:rsidRPr="00FA2E02">
        <w:rPr>
          <w:color w:val="000000"/>
        </w:rPr>
        <w:t xml:space="preserve"> where a choice of pdf or html documentation exists</w:t>
      </w:r>
      <w:r w:rsidR="00FA2E02" w:rsidRPr="00FA2E02">
        <w:rPr>
          <w:color w:val="000000"/>
        </w:rPr>
        <w:t>. You can also find the documentation under help tab on your ModelSim GUI:</w:t>
      </w:r>
    </w:p>
    <w:p w14:paraId="2A3477A8" w14:textId="72053962" w:rsidR="00F6471C" w:rsidRPr="00FA2E02" w:rsidRDefault="00FA2E02" w:rsidP="00FA2E02">
      <w:pPr>
        <w:pStyle w:val="ListParagraph"/>
        <w:pBdr>
          <w:top w:val="nil"/>
          <w:left w:val="nil"/>
          <w:bottom w:val="nil"/>
          <w:right w:val="nil"/>
          <w:between w:val="nil"/>
        </w:pBdr>
        <w:spacing w:line="240" w:lineRule="auto"/>
        <w:ind w:left="719" w:firstLine="0"/>
        <w:jc w:val="center"/>
        <w:rPr>
          <w:color w:val="000000"/>
        </w:rPr>
      </w:pPr>
      <w:r w:rsidRPr="00FA2E02">
        <w:rPr>
          <w:color w:val="000000"/>
        </w:rPr>
        <w:br/>
      </w:r>
      <w:r w:rsidRPr="00FA2E02">
        <w:rPr>
          <w:noProof/>
        </w:rPr>
        <w:drawing>
          <wp:inline distT="0" distB="0" distL="0" distR="0" wp14:anchorId="0DF24AFE" wp14:editId="3DB8B504">
            <wp:extent cx="3185160" cy="180764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90350" cy="1810592"/>
                    </a:xfrm>
                    <a:prstGeom prst="rect">
                      <a:avLst/>
                    </a:prstGeom>
                  </pic:spPr>
                </pic:pic>
              </a:graphicData>
            </a:graphic>
          </wp:inline>
        </w:drawing>
      </w:r>
    </w:p>
    <w:p w14:paraId="39DF2EC4" w14:textId="77777777" w:rsidR="00F6471C" w:rsidRDefault="00F6471C" w:rsidP="00F6471C">
      <w:pPr>
        <w:pBdr>
          <w:top w:val="nil"/>
          <w:left w:val="nil"/>
          <w:bottom w:val="nil"/>
          <w:right w:val="nil"/>
          <w:between w:val="nil"/>
        </w:pBdr>
        <w:spacing w:line="240" w:lineRule="auto"/>
        <w:ind w:hanging="2"/>
        <w:jc w:val="both"/>
        <w:rPr>
          <w:color w:val="000000"/>
        </w:rPr>
      </w:pPr>
    </w:p>
    <w:p w14:paraId="107DEB37" w14:textId="77777777" w:rsidR="00F6471C" w:rsidRDefault="00F6471C" w:rsidP="00F6471C">
      <w:pPr>
        <w:pBdr>
          <w:top w:val="nil"/>
          <w:left w:val="nil"/>
          <w:bottom w:val="nil"/>
          <w:right w:val="nil"/>
          <w:between w:val="nil"/>
        </w:pBdr>
        <w:spacing w:line="240" w:lineRule="auto"/>
        <w:ind w:hanging="2"/>
        <w:jc w:val="both"/>
        <w:rPr>
          <w:color w:val="000000"/>
        </w:rPr>
      </w:pPr>
    </w:p>
    <w:p w14:paraId="49B55075" w14:textId="77777777" w:rsidR="00F6471C" w:rsidRDefault="00F6471C" w:rsidP="00F6471C">
      <w:pPr>
        <w:ind w:hanging="2"/>
        <w:jc w:val="center"/>
      </w:pPr>
      <w:r>
        <w:rPr>
          <w:b/>
          <w:i/>
        </w:rPr>
        <w:t>Working with design_vision:</w:t>
      </w:r>
    </w:p>
    <w:p w14:paraId="4BDC6A2D" w14:textId="77777777" w:rsidR="00F6471C" w:rsidRDefault="00F6471C" w:rsidP="00F6471C">
      <w:pPr>
        <w:ind w:hanging="2"/>
      </w:pPr>
      <w:r>
        <w:rPr>
          <w:b/>
        </w:rPr>
        <w:t>1. Reading and Writing intermediate designs</w:t>
      </w:r>
      <w:r>
        <w:t xml:space="preserve">: To be able to store the design with constraints at any given time it is a good idea to store it as a ddc file. This can be done by doing the following for reads and writes of the design </w:t>
      </w:r>
    </w:p>
    <w:p w14:paraId="61E219BC" w14:textId="77777777" w:rsidR="00F6471C" w:rsidRDefault="00F6471C" w:rsidP="00F6471C">
      <w:pPr>
        <w:numPr>
          <w:ilvl w:val="1"/>
          <w:numId w:val="25"/>
        </w:numPr>
        <w:spacing w:line="1" w:lineRule="atLeast"/>
        <w:ind w:leftChars="-1" w:left="0" w:hangingChars="1" w:hanging="2"/>
        <w:textDirection w:val="btLr"/>
        <w:textAlignment w:val="top"/>
        <w:outlineLvl w:val="0"/>
        <w:rPr>
          <w:rFonts w:ascii="Courier New" w:eastAsia="Courier New" w:hAnsi="Courier New" w:cs="Courier New"/>
          <w:sz w:val="21"/>
          <w:szCs w:val="21"/>
        </w:rPr>
      </w:pPr>
      <w:r>
        <w:t xml:space="preserve">Write:  </w:t>
      </w:r>
      <w:r>
        <w:rPr>
          <w:rFonts w:ascii="Courier New" w:eastAsia="Courier New" w:hAnsi="Courier New" w:cs="Courier New"/>
          <w:sz w:val="21"/>
          <w:szCs w:val="21"/>
        </w:rPr>
        <w:t>&gt; write -f ddc  -hierarchy  -o counter.ddc</w:t>
      </w:r>
    </w:p>
    <w:p w14:paraId="3A0235E3" w14:textId="77777777" w:rsidR="00F6471C" w:rsidRDefault="00F6471C" w:rsidP="00F6471C">
      <w:pPr>
        <w:numPr>
          <w:ilvl w:val="1"/>
          <w:numId w:val="25"/>
        </w:numPr>
        <w:spacing w:line="1" w:lineRule="atLeast"/>
        <w:ind w:leftChars="-1" w:left="0" w:hangingChars="1" w:hanging="2"/>
        <w:textDirection w:val="btLr"/>
        <w:textAlignment w:val="top"/>
        <w:outlineLvl w:val="0"/>
      </w:pPr>
      <w:r>
        <w:t xml:space="preserve">Read:   </w:t>
      </w:r>
      <w:r>
        <w:rPr>
          <w:rFonts w:ascii="Courier New" w:eastAsia="Courier New" w:hAnsi="Courier New" w:cs="Courier New"/>
          <w:sz w:val="21"/>
          <w:szCs w:val="21"/>
        </w:rPr>
        <w:t>&gt; read_ddc counter.ddc</w:t>
      </w:r>
      <w:r>
        <w:t xml:space="preserve"> </w:t>
      </w:r>
    </w:p>
    <w:p w14:paraId="01DA1139" w14:textId="77777777" w:rsidR="00F6471C" w:rsidRDefault="00F6471C" w:rsidP="00F6471C">
      <w:pPr>
        <w:ind w:hanging="2"/>
        <w:rPr>
          <w:rFonts w:ascii="Courier New" w:eastAsia="Courier New" w:hAnsi="Courier New" w:cs="Courier New"/>
          <w:sz w:val="21"/>
          <w:szCs w:val="21"/>
        </w:rPr>
      </w:pPr>
      <w:r>
        <w:t xml:space="preserve">Remember: you must set current_design to the top level module by doing (in this case): </w:t>
      </w:r>
      <w:r>
        <w:rPr>
          <w:rFonts w:ascii="Courier New" w:eastAsia="Courier New" w:hAnsi="Courier New" w:cs="Courier New"/>
          <w:sz w:val="21"/>
          <w:szCs w:val="21"/>
        </w:rPr>
        <w:t>&gt; current_design counter</w:t>
      </w:r>
    </w:p>
    <w:p w14:paraId="25D35D53" w14:textId="77777777" w:rsidR="00F6471C" w:rsidRDefault="00F6471C" w:rsidP="00F6471C">
      <w:pPr>
        <w:ind w:hanging="2"/>
      </w:pPr>
    </w:p>
    <w:p w14:paraId="38AFF3AD" w14:textId="77777777" w:rsidR="00F6471C" w:rsidRDefault="00F6471C" w:rsidP="00F6471C">
      <w:pPr>
        <w:spacing w:before="60"/>
        <w:ind w:hanging="2"/>
      </w:pPr>
      <w:r>
        <w:rPr>
          <w:b/>
        </w:rPr>
        <w:t>2. Auto-completion:</w:t>
      </w:r>
      <w:r>
        <w:t xml:space="preserve"> An excellent feature available in </w:t>
      </w:r>
      <w:r>
        <w:rPr>
          <w:rFonts w:ascii="Courier New" w:eastAsia="Courier New" w:hAnsi="Courier New" w:cs="Courier New"/>
          <w:sz w:val="21"/>
          <w:szCs w:val="21"/>
        </w:rPr>
        <w:t>design_vision</w:t>
      </w:r>
      <w:r>
        <w:t xml:space="preserve"> is the availability of command completion. Assume you are in the process of typing a command, say </w:t>
      </w:r>
      <w:r>
        <w:rPr>
          <w:rFonts w:ascii="Courier New" w:eastAsia="Courier New" w:hAnsi="Courier New" w:cs="Courier New"/>
          <w:sz w:val="21"/>
          <w:szCs w:val="21"/>
        </w:rPr>
        <w:t>report_timing</w:t>
      </w:r>
      <w:r>
        <w:t xml:space="preserve">, and you are not too sure what the command is. You can type </w:t>
      </w:r>
      <w:r>
        <w:rPr>
          <w:rFonts w:ascii="Courier New" w:eastAsia="Courier New" w:hAnsi="Courier New" w:cs="Courier New"/>
          <w:sz w:val="21"/>
          <w:szCs w:val="21"/>
        </w:rPr>
        <w:t>report_</w:t>
      </w:r>
      <w:r>
        <w:t xml:space="preserve"> and hit a </w:t>
      </w:r>
      <w:r>
        <w:rPr>
          <w:rFonts w:ascii="Courier New" w:eastAsia="Courier New" w:hAnsi="Courier New" w:cs="Courier New"/>
          <w:sz w:val="21"/>
          <w:szCs w:val="21"/>
        </w:rPr>
        <w:t xml:space="preserve">tab </w:t>
      </w:r>
      <w:r>
        <w:t xml:space="preserve">and the command options for this beginning are listed. Moreover, if you want to know the options that come with this command, like </w:t>
      </w:r>
      <w:r>
        <w:rPr>
          <w:rFonts w:ascii="Courier New" w:eastAsia="Courier New" w:hAnsi="Courier New" w:cs="Courier New"/>
          <w:sz w:val="21"/>
          <w:szCs w:val="21"/>
        </w:rPr>
        <w:t>report_timing –to &lt;&gt; -from &lt;&gt;</w:t>
      </w:r>
      <w:r>
        <w:t xml:space="preserve">, you can type </w:t>
      </w:r>
      <w:r>
        <w:rPr>
          <w:rFonts w:ascii="Courier New" w:eastAsia="Courier New" w:hAnsi="Courier New" w:cs="Courier New"/>
          <w:sz w:val="21"/>
          <w:szCs w:val="21"/>
        </w:rPr>
        <w:t>“report_timing –“</w:t>
      </w:r>
      <w:r>
        <w:t xml:space="preserve"> and hit the </w:t>
      </w:r>
      <w:r>
        <w:rPr>
          <w:rFonts w:ascii="Courier New" w:eastAsia="Courier New" w:hAnsi="Courier New" w:cs="Courier New"/>
          <w:sz w:val="21"/>
          <w:szCs w:val="21"/>
        </w:rPr>
        <w:t>tab</w:t>
      </w:r>
      <w:r>
        <w:t xml:space="preserve"> button and the options like </w:t>
      </w:r>
      <w:r>
        <w:rPr>
          <w:rFonts w:ascii="Courier New" w:eastAsia="Courier New" w:hAnsi="Courier New" w:cs="Courier New"/>
          <w:sz w:val="21"/>
          <w:szCs w:val="21"/>
        </w:rPr>
        <w:t>from, to, through</w:t>
      </w:r>
      <w:r>
        <w:t xml:space="preserve"> etc, would appear. </w:t>
      </w:r>
    </w:p>
    <w:p w14:paraId="5123F901" w14:textId="77777777" w:rsidR="00F6471C" w:rsidRDefault="00F6471C" w:rsidP="00F6471C">
      <w:pPr>
        <w:spacing w:before="60"/>
        <w:ind w:hanging="2"/>
      </w:pPr>
    </w:p>
    <w:p w14:paraId="6C148E4D" w14:textId="77777777" w:rsidR="00F6471C" w:rsidRDefault="00F6471C" w:rsidP="00F6471C">
      <w:pPr>
        <w:ind w:hanging="2"/>
        <w:jc w:val="both"/>
      </w:pPr>
      <w:r>
        <w:rPr>
          <w:b/>
        </w:rPr>
        <w:t>3. Ignorable Synthesis Warnings (See Appendix C):</w:t>
      </w:r>
    </w:p>
    <w:p w14:paraId="6BA4123C" w14:textId="77777777" w:rsidR="00F6471C" w:rsidRDefault="00F6471C" w:rsidP="00F6471C">
      <w:pPr>
        <w:ind w:hanging="2"/>
        <w:jc w:val="both"/>
        <w:rPr>
          <w:rFonts w:ascii="Courier New" w:eastAsia="Courier New" w:hAnsi="Courier New" w:cs="Courier New"/>
          <w:sz w:val="21"/>
          <w:szCs w:val="21"/>
        </w:rPr>
      </w:pPr>
      <w:r>
        <w:rPr>
          <w:rFonts w:ascii="Courier New" w:eastAsia="Courier New" w:hAnsi="Courier New" w:cs="Courier New"/>
          <w:sz w:val="21"/>
          <w:szCs w:val="21"/>
        </w:rPr>
        <w:t>Warning: Design rule attributes from the driving cell will be set on the port. (UID-401)</w:t>
      </w:r>
    </w:p>
    <w:p w14:paraId="105C8827" w14:textId="77777777" w:rsidR="00F6471C" w:rsidRDefault="00F6471C" w:rsidP="00F6471C">
      <w:pPr>
        <w:ind w:hanging="2"/>
        <w:jc w:val="both"/>
        <w:rPr>
          <w:rFonts w:ascii="Courier New" w:eastAsia="Courier New" w:hAnsi="Courier New" w:cs="Courier New"/>
          <w:sz w:val="21"/>
          <w:szCs w:val="21"/>
        </w:rPr>
      </w:pPr>
      <w:r>
        <w:rPr>
          <w:rFonts w:ascii="Courier New" w:eastAsia="Courier New" w:hAnsi="Courier New" w:cs="Courier New"/>
          <w:sz w:val="21"/>
          <w:szCs w:val="21"/>
        </w:rPr>
        <w:t>Warning: Cell xxxx conflicts with xxxx in the target library. (OPT-106)</w:t>
      </w:r>
    </w:p>
    <w:p w14:paraId="48DFF97D" w14:textId="77777777" w:rsidR="00F6471C" w:rsidRDefault="00F6471C" w:rsidP="00F6471C">
      <w:pPr>
        <w:ind w:hanging="2"/>
        <w:rPr>
          <w:rFonts w:ascii="Courier New" w:eastAsia="Courier New" w:hAnsi="Courier New" w:cs="Courier New"/>
          <w:sz w:val="21"/>
          <w:szCs w:val="21"/>
        </w:rPr>
      </w:pPr>
    </w:p>
    <w:p w14:paraId="53730886" w14:textId="77777777" w:rsidR="00F6471C" w:rsidRDefault="00F6471C" w:rsidP="00F6471C">
      <w:pPr>
        <w:spacing w:before="60"/>
        <w:ind w:hanging="2"/>
      </w:pPr>
      <w:r>
        <w:rPr>
          <w:b/>
        </w:rPr>
        <w:t>4. Man pages:</w:t>
      </w:r>
      <w:r>
        <w:t xml:space="preserve"> All the necessary documentation needed for understanding the various commands that are used in the </w:t>
      </w:r>
      <w:r>
        <w:rPr>
          <w:rFonts w:ascii="Courier New" w:eastAsia="Courier New" w:hAnsi="Courier New" w:cs="Courier New"/>
          <w:sz w:val="21"/>
          <w:szCs w:val="21"/>
        </w:rPr>
        <w:t>.tcl</w:t>
      </w:r>
      <w:r>
        <w:t xml:space="preserve"> scripts can be found by </w:t>
      </w:r>
    </w:p>
    <w:p w14:paraId="7F1AEDE5" w14:textId="77777777" w:rsidR="00F6471C" w:rsidRDefault="00F6471C" w:rsidP="00F6471C">
      <w:pPr>
        <w:spacing w:before="60"/>
        <w:ind w:hanging="2"/>
      </w:pPr>
      <w:r>
        <w:rPr>
          <w:rFonts w:ascii="Courier New" w:eastAsia="Courier New" w:hAnsi="Courier New" w:cs="Courier New"/>
          <w:sz w:val="21"/>
          <w:szCs w:val="21"/>
        </w:rPr>
        <w:t xml:space="preserve">design_vision-xg-t&gt; man &lt;command&gt; </w:t>
      </w:r>
      <w:r>
        <w:t xml:space="preserve">for example </w:t>
      </w:r>
      <w:r>
        <w:br/>
      </w:r>
      <w:r>
        <w:rPr>
          <w:rFonts w:ascii="Courier New" w:eastAsia="Courier New" w:hAnsi="Courier New" w:cs="Courier New"/>
          <w:sz w:val="21"/>
          <w:szCs w:val="21"/>
        </w:rPr>
        <w:t>design_vision-xg-t&gt; man read_verilog</w:t>
      </w:r>
      <w:r>
        <w:t xml:space="preserve"> </w:t>
      </w:r>
    </w:p>
    <w:p w14:paraId="472555A3" w14:textId="77777777" w:rsidR="00F6471C" w:rsidRDefault="00F6471C" w:rsidP="00F6471C">
      <w:pPr>
        <w:spacing w:before="60"/>
        <w:ind w:hanging="2"/>
      </w:pPr>
      <w:r>
        <w:rPr>
          <w:rFonts w:ascii="Courier New" w:eastAsia="Courier New" w:hAnsi="Courier New" w:cs="Courier New"/>
          <w:sz w:val="21"/>
          <w:szCs w:val="21"/>
        </w:rPr>
        <w:t xml:space="preserve">Help </w:t>
      </w:r>
      <w:r>
        <w:rPr>
          <w:rFonts w:ascii="Noto Sans Symbols" w:eastAsia="Noto Sans Symbols" w:hAnsi="Noto Sans Symbols" w:cs="Noto Sans Symbols"/>
          <w:sz w:val="21"/>
          <w:szCs w:val="21"/>
        </w:rPr>
        <w:t>🡪</w:t>
      </w:r>
      <w:r>
        <w:rPr>
          <w:rFonts w:ascii="Courier New" w:eastAsia="Courier New" w:hAnsi="Courier New" w:cs="Courier New"/>
          <w:sz w:val="21"/>
          <w:szCs w:val="21"/>
        </w:rPr>
        <w:t xml:space="preserve"> Man Pages </w:t>
      </w:r>
      <w:r>
        <w:t>on the GUI and searching for the command of interest</w:t>
      </w:r>
    </w:p>
    <w:p w14:paraId="7E533A55" w14:textId="77777777" w:rsidR="00F6471C" w:rsidRDefault="00F6471C" w:rsidP="00F6471C">
      <w:pPr>
        <w:ind w:hanging="2"/>
        <w:rPr>
          <w:rFonts w:ascii="Courier New" w:eastAsia="Courier New" w:hAnsi="Courier New" w:cs="Courier New"/>
          <w:sz w:val="21"/>
          <w:szCs w:val="21"/>
        </w:rPr>
      </w:pPr>
    </w:p>
    <w:p w14:paraId="59F1D333" w14:textId="77777777" w:rsidR="00F6471C" w:rsidRDefault="00F6471C" w:rsidP="00F6471C">
      <w:pPr>
        <w:ind w:left="1" w:hanging="3"/>
        <w:jc w:val="center"/>
        <w:rPr>
          <w:sz w:val="28"/>
          <w:szCs w:val="28"/>
        </w:rPr>
      </w:pPr>
      <w:r>
        <w:rPr>
          <w:b/>
          <w:sz w:val="28"/>
          <w:szCs w:val="28"/>
        </w:rPr>
        <w:t>APPENDIX B: FREQUENTLY ENCOUNTERED Q &amp; As</w:t>
      </w:r>
    </w:p>
    <w:p w14:paraId="2D404357" w14:textId="77777777" w:rsidR="00F6471C" w:rsidRDefault="00F6471C" w:rsidP="00F6471C">
      <w:pPr>
        <w:ind w:hanging="2"/>
      </w:pPr>
    </w:p>
    <w:p w14:paraId="15642518" w14:textId="77777777" w:rsidR="00F6471C" w:rsidRDefault="00F6471C" w:rsidP="00F6471C">
      <w:pPr>
        <w:ind w:hanging="2"/>
      </w:pPr>
      <w:r>
        <w:rPr>
          <w:i/>
        </w:rPr>
        <w:t>Problem #1:</w:t>
      </w:r>
    </w:p>
    <w:p w14:paraId="3DEFBDF2" w14:textId="77777777" w:rsidR="00F6471C" w:rsidRDefault="00F6471C" w:rsidP="00F6471C">
      <w:pPr>
        <w:ind w:hanging="2"/>
      </w:pPr>
      <w:r>
        <w:t xml:space="preserve">   I get the following two errors/warnings when I run "source Constraints.tcl":</w:t>
      </w:r>
    </w:p>
    <w:p w14:paraId="3156B78B" w14:textId="77777777" w:rsidR="00F6471C" w:rsidRDefault="00F6471C" w:rsidP="00F6471C">
      <w:pPr>
        <w:ind w:hanging="2"/>
        <w:rPr>
          <w:rFonts w:ascii="Courier New" w:eastAsia="Courier New" w:hAnsi="Courier New" w:cs="Courier New"/>
          <w:sz w:val="21"/>
          <w:szCs w:val="21"/>
        </w:rPr>
      </w:pPr>
      <w:r>
        <w:br/>
      </w:r>
      <w:r>
        <w:rPr>
          <w:rFonts w:ascii="Courier New" w:eastAsia="Courier New" w:hAnsi="Courier New" w:cs="Courier New"/>
          <w:sz w:val="21"/>
          <w:szCs w:val="21"/>
        </w:rPr>
        <w:t>Error: Could not read the following target libraries: NangateOpenCellLibrary_PDKv1_2_v2008_10_slow_nldm.db (UIO-3)</w:t>
      </w:r>
      <w:r>
        <w:rPr>
          <w:rFonts w:ascii="Courier New" w:eastAsia="Courier New" w:hAnsi="Courier New" w:cs="Courier New"/>
          <w:sz w:val="21"/>
          <w:szCs w:val="21"/>
        </w:rPr>
        <w:br/>
        <w:t>Warning: Can't read link_library file 'NangateOpenCellLibrary_PDKv1_2_v2008_10_slow_nldm.db'. (UID-3)</w:t>
      </w:r>
    </w:p>
    <w:p w14:paraId="66CC2609" w14:textId="77777777" w:rsidR="00F6471C" w:rsidRDefault="00F6471C" w:rsidP="00F6471C">
      <w:pPr>
        <w:ind w:hanging="2"/>
      </w:pPr>
      <w:r>
        <w:rPr>
          <w:i/>
        </w:rPr>
        <w:t>Solution:</w:t>
      </w:r>
    </w:p>
    <w:p w14:paraId="40DC1F9B" w14:textId="77777777" w:rsidR="00F6471C" w:rsidRDefault="00F6471C" w:rsidP="00F6471C">
      <w:pPr>
        <w:ind w:hanging="2"/>
      </w:pPr>
      <w:r>
        <w:t xml:space="preserve">   .synopsys_dc.setup file not present in the directory that you are synthesizing in. Make sure that there is a “.” at the beginning of the file. </w:t>
      </w:r>
    </w:p>
    <w:p w14:paraId="57B54C35" w14:textId="77777777" w:rsidR="00F6471C" w:rsidRDefault="00F6471C" w:rsidP="00F6471C">
      <w:pPr>
        <w:ind w:hanging="2"/>
      </w:pPr>
    </w:p>
    <w:p w14:paraId="6139715B" w14:textId="77777777" w:rsidR="00F6471C" w:rsidRDefault="00F6471C" w:rsidP="00F6471C">
      <w:pPr>
        <w:ind w:hanging="2"/>
      </w:pPr>
      <w:r>
        <w:rPr>
          <w:i/>
        </w:rPr>
        <w:t>Problem #2:</w:t>
      </w:r>
    </w:p>
    <w:p w14:paraId="73BEA3AC" w14:textId="77777777" w:rsidR="00F6471C" w:rsidRDefault="00F6471C" w:rsidP="00F6471C">
      <w:pPr>
        <w:ind w:hanging="2"/>
      </w:pPr>
      <w:r>
        <w:t xml:space="preserve">   When I type the command &gt;gv .ps (with the filename I specified) into the prompt in design_vision as shown in the tutorial, it tells me that 'gv' is not a recognized command. I also could not find 'gv' in the man pages. </w:t>
      </w:r>
    </w:p>
    <w:p w14:paraId="7399E1BC" w14:textId="77777777" w:rsidR="00F6471C" w:rsidRDefault="00F6471C" w:rsidP="00F6471C">
      <w:pPr>
        <w:ind w:hanging="2"/>
      </w:pPr>
    </w:p>
    <w:p w14:paraId="7175EAFF" w14:textId="77777777" w:rsidR="00F6471C" w:rsidRDefault="00F6471C" w:rsidP="00F6471C">
      <w:pPr>
        <w:ind w:hanging="2"/>
      </w:pPr>
      <w:r>
        <w:rPr>
          <w:i/>
        </w:rPr>
        <w:t>Solution:</w:t>
      </w:r>
    </w:p>
    <w:p w14:paraId="53C522A9" w14:textId="77777777" w:rsidR="00F6471C" w:rsidRDefault="00F6471C" w:rsidP="00F6471C">
      <w:pPr>
        <w:ind w:hanging="2"/>
      </w:pPr>
      <w:r>
        <w:t xml:space="preserve">   The gv command needs to be run on the UNIX/Linux terminal/prompt and not on the design_vision prompt.</w:t>
      </w:r>
    </w:p>
    <w:p w14:paraId="4CCF8822" w14:textId="77777777" w:rsidR="00F6471C" w:rsidRDefault="00F6471C" w:rsidP="00F6471C">
      <w:pPr>
        <w:ind w:hanging="2"/>
      </w:pPr>
    </w:p>
    <w:p w14:paraId="50A658EB" w14:textId="77777777" w:rsidR="00F6471C" w:rsidRDefault="00F6471C" w:rsidP="00F6471C">
      <w:pPr>
        <w:ind w:hanging="2"/>
      </w:pPr>
      <w:r>
        <w:rPr>
          <w:i/>
        </w:rPr>
        <w:t>Problem #3:</w:t>
      </w:r>
    </w:p>
    <w:p w14:paraId="18ADFDAD" w14:textId="77777777" w:rsidR="00F6471C" w:rsidRDefault="00F6471C" w:rsidP="00F6471C">
      <w:pPr>
        <w:ind w:hanging="2"/>
      </w:pPr>
      <w:r>
        <w:t xml:space="preserve">   I have the .synopsys_dc.setup file in the synthesis directory but on calling design_vision, I get </w:t>
      </w:r>
    </w:p>
    <w:p w14:paraId="65E98234" w14:textId="77777777" w:rsidR="00F6471C" w:rsidRDefault="00F6471C" w:rsidP="00F6471C">
      <w:pPr>
        <w:ind w:hanging="2"/>
        <w:rPr>
          <w:rFonts w:ascii="Courier New" w:eastAsia="Courier New" w:hAnsi="Courier New" w:cs="Courier New"/>
          <w:sz w:val="21"/>
          <w:szCs w:val="21"/>
        </w:rPr>
      </w:pPr>
      <w:r>
        <w:rPr>
          <w:rFonts w:ascii="Courier New" w:eastAsia="Courier New" w:hAnsi="Courier New" w:cs="Courier New"/>
          <w:sz w:val="21"/>
          <w:szCs w:val="21"/>
        </w:rPr>
        <w:t>Error: unknown command 'designer' (CMD-005)</w:t>
      </w:r>
      <w:r>
        <w:rPr>
          <w:rFonts w:ascii="Courier New" w:eastAsia="Courier New" w:hAnsi="Courier New" w:cs="Courier New"/>
          <w:sz w:val="21"/>
          <w:szCs w:val="21"/>
        </w:rPr>
        <w:br/>
        <w:t>Error: unknown command 'company' (CMD-005)</w:t>
      </w:r>
    </w:p>
    <w:p w14:paraId="4A34F31C" w14:textId="77777777" w:rsidR="00F6471C" w:rsidRDefault="00F6471C" w:rsidP="00F6471C">
      <w:pPr>
        <w:ind w:hanging="2"/>
      </w:pPr>
      <w:r>
        <w:t>..</w:t>
      </w:r>
    </w:p>
    <w:p w14:paraId="6C5F5A6D" w14:textId="77777777" w:rsidR="00F6471C" w:rsidRDefault="00F6471C" w:rsidP="00F6471C">
      <w:pPr>
        <w:ind w:hanging="2"/>
      </w:pPr>
      <w:r>
        <w:t>...</w:t>
      </w:r>
    </w:p>
    <w:p w14:paraId="211CFEF6" w14:textId="77777777" w:rsidR="00F6471C" w:rsidRDefault="00F6471C" w:rsidP="00F6471C">
      <w:pPr>
        <w:ind w:hanging="2"/>
      </w:pPr>
      <w:r>
        <w:t>..</w:t>
      </w:r>
    </w:p>
    <w:p w14:paraId="706DE47A" w14:textId="77777777" w:rsidR="00F6471C" w:rsidRDefault="00F6471C" w:rsidP="00F6471C">
      <w:pPr>
        <w:ind w:hanging="2"/>
        <w:rPr>
          <w:rFonts w:ascii="Courier New" w:eastAsia="Courier New" w:hAnsi="Courier New" w:cs="Courier New"/>
          <w:sz w:val="21"/>
          <w:szCs w:val="21"/>
        </w:rPr>
      </w:pPr>
      <w:r>
        <w:rPr>
          <w:rFonts w:ascii="Courier New" w:eastAsia="Courier New" w:hAnsi="Courier New" w:cs="Courier New"/>
          <w:sz w:val="21"/>
          <w:szCs w:val="21"/>
        </w:rPr>
        <w:t>Error: unknown command 'edifout_netlist_only' (CMD-005)</w:t>
      </w:r>
      <w:r>
        <w:rPr>
          <w:rFonts w:ascii="Courier New" w:eastAsia="Courier New" w:hAnsi="Courier New" w:cs="Courier New"/>
          <w:sz w:val="21"/>
          <w:szCs w:val="21"/>
        </w:rPr>
        <w:br/>
        <w:t>Error: unknown command 'edifout_target_system' (CMD-005)</w:t>
      </w:r>
      <w:r>
        <w:rPr>
          <w:rFonts w:ascii="Courier New" w:eastAsia="Courier New" w:hAnsi="Courier New" w:cs="Courier New"/>
          <w:sz w:val="21"/>
          <w:szCs w:val="21"/>
        </w:rPr>
        <w:br/>
        <w:t>Error: unknown command 'edifout_instantiate_ports' (CMD-005)</w:t>
      </w:r>
    </w:p>
    <w:p w14:paraId="42E3169A" w14:textId="77777777" w:rsidR="00F6471C" w:rsidRDefault="00F6471C" w:rsidP="00F6471C">
      <w:pPr>
        <w:ind w:hanging="2"/>
      </w:pPr>
      <w:r>
        <w:t>..</w:t>
      </w:r>
    </w:p>
    <w:p w14:paraId="1CE6FC92" w14:textId="77777777" w:rsidR="00F6471C" w:rsidRDefault="00F6471C" w:rsidP="00F6471C">
      <w:pPr>
        <w:ind w:hanging="2"/>
      </w:pPr>
    </w:p>
    <w:p w14:paraId="647432B8" w14:textId="77777777" w:rsidR="00F6471C" w:rsidRDefault="00F6471C" w:rsidP="00F6471C">
      <w:pPr>
        <w:ind w:hanging="2"/>
      </w:pPr>
      <w:r>
        <w:rPr>
          <w:i/>
        </w:rPr>
        <w:t xml:space="preserve">Solution: </w:t>
      </w:r>
    </w:p>
    <w:p w14:paraId="58CABA33" w14:textId="77777777" w:rsidR="00F6471C" w:rsidRDefault="00F6471C" w:rsidP="00F6471C">
      <w:pPr>
        <w:ind w:hanging="2"/>
      </w:pPr>
      <w:r>
        <w:t xml:space="preserve">   There is a</w:t>
      </w:r>
      <w:r>
        <w:rPr>
          <w:rFonts w:ascii="Courier New" w:eastAsia="Courier New" w:hAnsi="Courier New" w:cs="Courier New"/>
          <w:sz w:val="21"/>
          <w:szCs w:val="21"/>
        </w:rPr>
        <w:t xml:space="preserve"> .synopsys_dc.setup</w:t>
      </w:r>
      <w:r>
        <w:t xml:space="preserve"> file in your home (K:/) directory that is over-riding the file present in the current directory. Please remove it. </w:t>
      </w:r>
    </w:p>
    <w:p w14:paraId="74560BF1" w14:textId="77777777" w:rsidR="00F6471C" w:rsidRDefault="00F6471C" w:rsidP="00F6471C">
      <w:pPr>
        <w:ind w:hanging="2"/>
      </w:pPr>
    </w:p>
    <w:p w14:paraId="24151F74" w14:textId="77777777" w:rsidR="00F6471C" w:rsidRDefault="00F6471C" w:rsidP="00F6471C">
      <w:pPr>
        <w:ind w:hanging="2"/>
      </w:pPr>
      <w:r>
        <w:rPr>
          <w:i/>
        </w:rPr>
        <w:t xml:space="preserve">Problem #4: </w:t>
      </w:r>
    </w:p>
    <w:p w14:paraId="59646534" w14:textId="77777777" w:rsidR="00F6471C" w:rsidRDefault="00F6471C" w:rsidP="00F6471C">
      <w:pPr>
        <w:ind w:hanging="2"/>
      </w:pPr>
      <w:r>
        <w:t xml:space="preserve">   No matter which server I'm using, after I type the "&gt; add synopsys" and </w:t>
      </w:r>
      <w:r>
        <w:rPr>
          <w:rFonts w:ascii="Courier New" w:eastAsia="Courier New" w:hAnsi="Courier New" w:cs="Courier New"/>
          <w:sz w:val="21"/>
          <w:szCs w:val="21"/>
        </w:rPr>
        <w:t>"&gt; design_vision"</w:t>
      </w:r>
      <w:r>
        <w:t xml:space="preserve"> as the tutorial said, the commend line just show </w:t>
      </w:r>
      <w:r>
        <w:rPr>
          <w:rFonts w:ascii="Courier New" w:eastAsia="Courier New" w:hAnsi="Courier New" w:cs="Courier New"/>
          <w:sz w:val="21"/>
          <w:szCs w:val="21"/>
        </w:rPr>
        <w:t xml:space="preserve">"Initializing...", </w:t>
      </w:r>
      <w:r>
        <w:t xml:space="preserve">then </w:t>
      </w:r>
      <w:r>
        <w:rPr>
          <w:rFonts w:ascii="Courier New" w:eastAsia="Courier New" w:hAnsi="Courier New" w:cs="Courier New"/>
          <w:sz w:val="21"/>
          <w:szCs w:val="21"/>
        </w:rPr>
        <w:t>"design_vision-xg-t&gt; design_vision-xg-t&gt;"</w:t>
      </w:r>
      <w:r>
        <w:t xml:space="preserve"> and</w:t>
      </w:r>
      <w:r>
        <w:rPr>
          <w:rFonts w:ascii="Courier New" w:eastAsia="Courier New" w:hAnsi="Courier New" w:cs="Courier New"/>
          <w:sz w:val="21"/>
          <w:szCs w:val="21"/>
        </w:rPr>
        <w:t xml:space="preserve"> </w:t>
      </w:r>
      <w:r>
        <w:rPr>
          <w:rFonts w:ascii="Courier New" w:eastAsia="Courier New" w:hAnsi="Courier New" w:cs="Courier New"/>
          <w:sz w:val="21"/>
          <w:szCs w:val="21"/>
        </w:rPr>
        <w:lastRenderedPageBreak/>
        <w:t>"+ Suspended (tty input) design_vision"</w:t>
      </w:r>
      <w:r>
        <w:t xml:space="preserve">. And the </w:t>
      </w:r>
      <w:r>
        <w:rPr>
          <w:rFonts w:ascii="Courier New" w:eastAsia="Courier New" w:hAnsi="Courier New" w:cs="Courier New"/>
          <w:sz w:val="21"/>
          <w:szCs w:val="21"/>
        </w:rPr>
        <w:t>design_vision</w:t>
      </w:r>
      <w:r>
        <w:t xml:space="preserve"> does not start all the time.</w:t>
      </w:r>
    </w:p>
    <w:p w14:paraId="7B8B6157" w14:textId="77777777" w:rsidR="00F6471C" w:rsidRDefault="00F6471C" w:rsidP="00F6471C">
      <w:pPr>
        <w:ind w:hanging="2"/>
      </w:pPr>
    </w:p>
    <w:p w14:paraId="2D224490" w14:textId="77777777" w:rsidR="00F6471C" w:rsidRDefault="00F6471C" w:rsidP="00F6471C">
      <w:pPr>
        <w:ind w:hanging="2"/>
      </w:pPr>
      <w:r>
        <w:rPr>
          <w:i/>
        </w:rPr>
        <w:t>Solution:</w:t>
      </w:r>
    </w:p>
    <w:p w14:paraId="16AD08D4" w14:textId="77777777" w:rsidR="00F6471C" w:rsidRDefault="00F6471C" w:rsidP="00F6471C">
      <w:pPr>
        <w:ind w:hanging="2"/>
      </w:pPr>
      <w:r>
        <w:t xml:space="preserve">   The reason you are getting the error is because you are invoking the tool by doing </w:t>
      </w:r>
      <w:r>
        <w:rPr>
          <w:rFonts w:ascii="Courier New" w:eastAsia="Courier New" w:hAnsi="Courier New" w:cs="Courier New"/>
          <w:sz w:val="21"/>
          <w:szCs w:val="21"/>
        </w:rPr>
        <w:t>"&gt;design_vision &amp;"</w:t>
      </w:r>
      <w:r>
        <w:t xml:space="preserve">. Please remove the </w:t>
      </w:r>
      <w:r>
        <w:rPr>
          <w:rFonts w:ascii="Courier New" w:eastAsia="Courier New" w:hAnsi="Courier New" w:cs="Courier New"/>
          <w:sz w:val="22"/>
          <w:szCs w:val="22"/>
        </w:rPr>
        <w:t>"&amp;"</w:t>
      </w:r>
      <w:r>
        <w:t xml:space="preserve"> at the end. </w:t>
      </w:r>
    </w:p>
    <w:p w14:paraId="07386F8E" w14:textId="77777777" w:rsidR="00F6471C" w:rsidRDefault="00F6471C" w:rsidP="00F6471C">
      <w:pPr>
        <w:ind w:hanging="2"/>
      </w:pPr>
    </w:p>
    <w:p w14:paraId="1B1C5974" w14:textId="77777777" w:rsidR="00F6471C" w:rsidRDefault="00F6471C" w:rsidP="00F6471C">
      <w:pPr>
        <w:ind w:hanging="2"/>
      </w:pPr>
      <w:r>
        <w:rPr>
          <w:i/>
        </w:rPr>
        <w:t>Problem #5:</w:t>
      </w:r>
    </w:p>
    <w:p w14:paraId="29A079D4" w14:textId="77777777" w:rsidR="00F6471C" w:rsidRDefault="00F6471C" w:rsidP="00F6471C">
      <w:pPr>
        <w:ind w:hanging="2"/>
      </w:pPr>
      <w:r>
        <w:t xml:space="preserve">   While doing the iterative compilation with different values of clock period, should we create each design in a separate directory? (Which implies that one has to restart </w:t>
      </w:r>
      <w:r>
        <w:rPr>
          <w:rFonts w:ascii="Courier New" w:eastAsia="Courier New" w:hAnsi="Courier New" w:cs="Courier New"/>
          <w:sz w:val="21"/>
          <w:szCs w:val="21"/>
        </w:rPr>
        <w:t>design_vision</w:t>
      </w:r>
      <w:r>
        <w:t xml:space="preserve"> in each directory. ). If running each iteration in the same directory do we have to shut down and restart </w:t>
      </w:r>
      <w:r>
        <w:rPr>
          <w:rFonts w:ascii="Courier New" w:eastAsia="Courier New" w:hAnsi="Courier New" w:cs="Courier New"/>
          <w:sz w:val="21"/>
          <w:szCs w:val="21"/>
        </w:rPr>
        <w:t>design_vision</w:t>
      </w:r>
      <w:r>
        <w:t xml:space="preserve"> between iterations in the same directory?</w:t>
      </w:r>
    </w:p>
    <w:p w14:paraId="0C6E86D2" w14:textId="77777777" w:rsidR="00F6471C" w:rsidRDefault="00F6471C" w:rsidP="00F6471C">
      <w:pPr>
        <w:ind w:hanging="2"/>
      </w:pPr>
    </w:p>
    <w:p w14:paraId="0736E0BD" w14:textId="77777777" w:rsidR="00F6471C" w:rsidRDefault="00F6471C" w:rsidP="00F6471C">
      <w:pPr>
        <w:ind w:hanging="2"/>
      </w:pPr>
      <w:r>
        <w:rPr>
          <w:i/>
        </w:rPr>
        <w:t xml:space="preserve">Solution: </w:t>
      </w:r>
    </w:p>
    <w:p w14:paraId="5F5859D9" w14:textId="77777777" w:rsidR="00F6471C" w:rsidRDefault="00F6471C" w:rsidP="00F6471C">
      <w:pPr>
        <w:ind w:hanging="2"/>
      </w:pPr>
      <w:r>
        <w:t xml:space="preserve">   There is no need to do either. You must remain in the same directory and in the same session of </w:t>
      </w:r>
      <w:r>
        <w:rPr>
          <w:rFonts w:ascii="Courier New" w:eastAsia="Courier New" w:hAnsi="Courier New" w:cs="Courier New"/>
          <w:sz w:val="21"/>
          <w:szCs w:val="21"/>
        </w:rPr>
        <w:t>design_vision</w:t>
      </w:r>
      <w:r>
        <w:t xml:space="preserve"> while working on an incremental compilation with modified clocks. This is because the base design does not change. You attempt to compile with increasingly greater constraints on the compilation tool in an attempt to improve the performance of the synthesized netlist. This is done best by carrying over optimizations from one incremental compile to the next, which requires you to keep the same session going until you are satisfied with your results or see no further improvement.</w:t>
      </w:r>
    </w:p>
    <w:p w14:paraId="5B7BB398" w14:textId="77777777" w:rsidR="00F6471C" w:rsidRDefault="00F6471C" w:rsidP="00F6471C">
      <w:pPr>
        <w:ind w:hanging="2"/>
      </w:pPr>
    </w:p>
    <w:p w14:paraId="33A5BF49" w14:textId="77777777" w:rsidR="00F6471C" w:rsidRDefault="00F6471C" w:rsidP="00F6471C">
      <w:pPr>
        <w:ind w:hanging="2"/>
      </w:pPr>
    </w:p>
    <w:p w14:paraId="78A83107" w14:textId="77777777" w:rsidR="00F6471C" w:rsidRDefault="00F6471C" w:rsidP="00F6471C">
      <w:pPr>
        <w:ind w:hanging="2"/>
        <w:jc w:val="center"/>
      </w:pPr>
      <w:r>
        <w:t>APPENDIX C: Major vs. Minor Synthesis errors and what Warnings can be safely ignored</w:t>
      </w:r>
    </w:p>
    <w:p w14:paraId="676DCDC1" w14:textId="77777777" w:rsidR="00F6471C" w:rsidRDefault="00F6471C" w:rsidP="00F6471C">
      <w:pPr>
        <w:ind w:hanging="2"/>
      </w:pPr>
    </w:p>
    <w:p w14:paraId="7A7B5AD3" w14:textId="77777777" w:rsidR="00F6471C" w:rsidRDefault="00F6471C" w:rsidP="00F6471C">
      <w:pPr>
        <w:ind w:hanging="2"/>
      </w:pPr>
      <w:r>
        <w:t>The most important thing is to run check_design after the compile step. Most synthesis issues flagged at this point have to be fixed. The check_design runs before the compile tends to flag more issues, though the major ones tend to stay.</w:t>
      </w:r>
    </w:p>
    <w:p w14:paraId="69583833" w14:textId="77777777" w:rsidR="00F6471C" w:rsidRDefault="00F6471C" w:rsidP="00F6471C">
      <w:pPr>
        <w:ind w:hanging="2"/>
      </w:pPr>
    </w:p>
    <w:p w14:paraId="7870FDED" w14:textId="77777777" w:rsidR="00F6471C" w:rsidRDefault="00F6471C" w:rsidP="00F6471C">
      <w:pPr>
        <w:ind w:hanging="2"/>
      </w:pPr>
      <w:r>
        <w:t>This covers just a few of the errors and warnings Synopsys can report on.  The full list can be found in alphabetical order in the following 8,000 page manual</w:t>
      </w:r>
    </w:p>
    <w:p w14:paraId="21CA618A" w14:textId="77777777" w:rsidR="00F6471C" w:rsidRDefault="00F6471C" w:rsidP="00F6471C">
      <w:pPr>
        <w:ind w:hanging="2"/>
      </w:pPr>
    </w:p>
    <w:p w14:paraId="6C0CA919" w14:textId="77777777" w:rsidR="00F6471C" w:rsidRDefault="00F6471C" w:rsidP="00F6471C">
      <w:pPr>
        <w:ind w:hanging="2"/>
      </w:pPr>
      <w:r>
        <w:t>https://www.wolftech.ncsu.edu/manuals/synopsys/synopsys2015/Synthesis/synn.pdf</w:t>
      </w:r>
    </w:p>
    <w:p w14:paraId="3CC0063D" w14:textId="77777777" w:rsidR="00F6471C" w:rsidRDefault="00F6471C" w:rsidP="00F6471C">
      <w:pPr>
        <w:ind w:hanging="2"/>
      </w:pPr>
    </w:p>
    <w:p w14:paraId="2DBC2A34" w14:textId="77777777" w:rsidR="00F6471C" w:rsidRDefault="00F6471C" w:rsidP="00F6471C">
      <w:pPr>
        <w:ind w:hanging="2"/>
        <w:rPr>
          <w:i/>
        </w:rPr>
      </w:pPr>
      <w:r>
        <w:rPr>
          <w:i/>
        </w:rPr>
        <w:t>Major Synthesis Issues:</w:t>
      </w:r>
    </w:p>
    <w:p w14:paraId="26ABD0C7" w14:textId="77777777" w:rsidR="00F6471C" w:rsidRDefault="00F6471C" w:rsidP="00F6471C">
      <w:pPr>
        <w:ind w:hanging="2"/>
      </w:pPr>
    </w:p>
    <w:p w14:paraId="28752B80" w14:textId="77777777" w:rsidR="00F6471C" w:rsidRDefault="00F6471C" w:rsidP="00F6471C">
      <w:pPr>
        <w:ind w:hanging="2"/>
      </w:pPr>
      <w:r>
        <w:t>Major synthesis issues include: Unintentional Latch, Timing Arcs, Wired-Or, Incomplete Sensitive Lists, No connection to Input Port(LINT-34, typically).  Note, this is not a complete list but these are the most common ones.</w:t>
      </w:r>
    </w:p>
    <w:p w14:paraId="321292BC" w14:textId="77777777" w:rsidR="00F6471C" w:rsidRDefault="00F6471C" w:rsidP="00F6471C">
      <w:pPr>
        <w:ind w:hanging="2"/>
      </w:pPr>
    </w:p>
    <w:p w14:paraId="0D9409D8" w14:textId="77777777" w:rsidR="00F6471C" w:rsidRDefault="00F6471C" w:rsidP="00F6471C">
      <w:pPr>
        <w:ind w:hanging="2"/>
      </w:pPr>
      <w:r>
        <w:t>Some less common major issues include</w:t>
      </w:r>
    </w:p>
    <w:p w14:paraId="034A6B41" w14:textId="77777777" w:rsidR="00F6471C" w:rsidRDefault="00F6471C" w:rsidP="00F6471C">
      <w:pPr>
        <w:ind w:hanging="2"/>
      </w:pPr>
    </w:p>
    <w:p w14:paraId="5901508A" w14:textId="77777777" w:rsidR="00F6471C" w:rsidRDefault="00F6471C" w:rsidP="00F6471C">
      <w:pPr>
        <w:pBdr>
          <w:top w:val="nil"/>
          <w:left w:val="nil"/>
          <w:bottom w:val="nil"/>
          <w:right w:val="nil"/>
          <w:between w:val="nil"/>
        </w:pBdr>
        <w:spacing w:line="240" w:lineRule="auto"/>
        <w:ind w:hanging="2"/>
      </w:pPr>
      <w:r>
        <w:t xml:space="preserve">- LINT-34 (related to improper use of tri-state drivers); </w:t>
      </w:r>
    </w:p>
    <w:p w14:paraId="227B9341" w14:textId="77777777" w:rsidR="00F6471C" w:rsidRDefault="00F6471C" w:rsidP="00F6471C">
      <w:pPr>
        <w:pBdr>
          <w:top w:val="nil"/>
          <w:left w:val="nil"/>
          <w:bottom w:val="nil"/>
          <w:right w:val="nil"/>
          <w:between w:val="nil"/>
        </w:pBdr>
        <w:spacing w:line="240" w:lineRule="auto"/>
        <w:ind w:hanging="2"/>
      </w:pPr>
    </w:p>
    <w:p w14:paraId="79CCFC47" w14:textId="77777777" w:rsidR="00F6471C" w:rsidRDefault="00F6471C" w:rsidP="00F6471C">
      <w:pPr>
        <w:pBdr>
          <w:top w:val="nil"/>
          <w:left w:val="nil"/>
          <w:bottom w:val="nil"/>
          <w:right w:val="nil"/>
          <w:between w:val="nil"/>
        </w:pBdr>
        <w:spacing w:line="240" w:lineRule="auto"/>
        <w:ind w:hanging="2"/>
      </w:pPr>
      <w:r>
        <w:t>-LINT-3 and LINT-58 undriven inputs (indicating a poorly structured design)</w:t>
      </w:r>
    </w:p>
    <w:p w14:paraId="47F71D90" w14:textId="77777777" w:rsidR="00F6471C" w:rsidRDefault="00F6471C" w:rsidP="00F6471C">
      <w:pPr>
        <w:ind w:hanging="2"/>
      </w:pPr>
    </w:p>
    <w:p w14:paraId="6E35FB32" w14:textId="77777777" w:rsidR="00F6471C" w:rsidRDefault="00F6471C" w:rsidP="00F6471C">
      <w:pPr>
        <w:ind w:hanging="2"/>
      </w:pPr>
      <w:r>
        <w:t>-LINK-3 about port mismatches are usually indicating bugs in your code</w:t>
      </w:r>
    </w:p>
    <w:p w14:paraId="27F29DDC" w14:textId="77777777" w:rsidR="00F6471C" w:rsidRDefault="00F6471C" w:rsidP="00F6471C">
      <w:pPr>
        <w:ind w:hanging="2"/>
      </w:pPr>
    </w:p>
    <w:p w14:paraId="219EBB98" w14:textId="77777777" w:rsidR="00F6471C" w:rsidRDefault="00F6471C" w:rsidP="00F6471C">
      <w:pPr>
        <w:ind w:hanging="2"/>
      </w:pPr>
      <w:r>
        <w:t>-LINT-38 multiple drivers is a warning about "wired-or" logic</w:t>
      </w:r>
    </w:p>
    <w:p w14:paraId="618F724F" w14:textId="77777777" w:rsidR="00F6471C" w:rsidRDefault="00F6471C" w:rsidP="00F6471C">
      <w:pPr>
        <w:ind w:hanging="2"/>
      </w:pPr>
    </w:p>
    <w:p w14:paraId="57213476" w14:textId="77777777" w:rsidR="00F6471C" w:rsidRDefault="00F6471C" w:rsidP="00F6471C">
      <w:pPr>
        <w:ind w:hanging="2"/>
      </w:pPr>
      <w:r>
        <w:t>- LINT-6  "input clock and reset drives wired logic" implies you are connecting clock and/or reset to something besides flip-flop ports</w:t>
      </w:r>
    </w:p>
    <w:p w14:paraId="2FE6850F" w14:textId="77777777" w:rsidR="00F6471C" w:rsidRDefault="00F6471C" w:rsidP="00F6471C">
      <w:pPr>
        <w:ind w:hanging="2"/>
      </w:pPr>
    </w:p>
    <w:p w14:paraId="398B6365" w14:textId="77777777" w:rsidR="00F6471C" w:rsidRDefault="00F6471C" w:rsidP="00F6471C">
      <w:pPr>
        <w:ind w:hanging="2"/>
        <w:rPr>
          <w:i/>
        </w:rPr>
      </w:pPr>
      <w:r>
        <w:rPr>
          <w:i/>
        </w:rPr>
        <w:t>Minor Synthesis Issues:</w:t>
      </w:r>
    </w:p>
    <w:p w14:paraId="3370F674" w14:textId="77777777" w:rsidR="00F6471C" w:rsidRDefault="00F6471C" w:rsidP="00F6471C">
      <w:pPr>
        <w:ind w:hanging="2"/>
      </w:pPr>
    </w:p>
    <w:p w14:paraId="0FAB950A" w14:textId="77777777" w:rsidR="00F6471C" w:rsidRDefault="00F6471C" w:rsidP="00F6471C">
      <w:pPr>
        <w:ind w:hanging="2"/>
      </w:pPr>
      <w:r>
        <w:t>-Unreachable default case</w:t>
      </w:r>
    </w:p>
    <w:p w14:paraId="44814C64" w14:textId="77777777" w:rsidR="00F6471C" w:rsidRDefault="00F6471C" w:rsidP="00F6471C">
      <w:pPr>
        <w:ind w:hanging="2"/>
      </w:pPr>
      <w:r>
        <w:t>-Undeclared logic</w:t>
      </w:r>
    </w:p>
    <w:p w14:paraId="2F5C752A" w14:textId="77777777" w:rsidR="00F6471C" w:rsidRDefault="00F6471C" w:rsidP="00F6471C">
      <w:pPr>
        <w:ind w:hanging="2"/>
      </w:pPr>
      <w:r>
        <w:t>-No reset</w:t>
      </w:r>
    </w:p>
    <w:p w14:paraId="0907A820" w14:textId="77777777" w:rsidR="00F6471C" w:rsidRDefault="00F6471C" w:rsidP="00F6471C">
      <w:pPr>
        <w:ind w:hanging="2"/>
      </w:pPr>
    </w:p>
    <w:p w14:paraId="05C97B44" w14:textId="77777777" w:rsidR="00F6471C" w:rsidRDefault="00F6471C" w:rsidP="00F6471C">
      <w:pPr>
        <w:ind w:hanging="2"/>
        <w:rPr>
          <w:i/>
        </w:rPr>
      </w:pPr>
      <w:r>
        <w:rPr>
          <w:i/>
        </w:rPr>
        <w:t>Ignorable Warnings:</w:t>
      </w:r>
    </w:p>
    <w:p w14:paraId="1D8A968E" w14:textId="77777777" w:rsidR="00F6471C" w:rsidRDefault="00F6471C" w:rsidP="00F6471C">
      <w:pPr>
        <w:ind w:hanging="2"/>
      </w:pPr>
    </w:p>
    <w:p w14:paraId="68BE7790" w14:textId="77777777" w:rsidR="00F6471C" w:rsidRDefault="00F6471C" w:rsidP="00F6471C">
      <w:pPr>
        <w:ind w:hanging="2"/>
      </w:pPr>
      <w:r>
        <w:t>-Output Port not connected or has no loads, e.g. LINT-2</w:t>
      </w:r>
    </w:p>
    <w:p w14:paraId="6DFDAF12" w14:textId="77777777" w:rsidR="00F6471C" w:rsidRDefault="00F6471C" w:rsidP="00F6471C">
      <w:pPr>
        <w:ind w:hanging="2"/>
      </w:pPr>
    </w:p>
    <w:p w14:paraId="383224A0" w14:textId="77777777" w:rsidR="00F6471C" w:rsidRDefault="00F6471C" w:rsidP="00F6471C">
      <w:pPr>
        <w:ind w:hanging="2"/>
      </w:pPr>
      <w:r>
        <w:t xml:space="preserve">-Warning: Design rule attributes from the driving cell will be set on </w:t>
      </w:r>
    </w:p>
    <w:p w14:paraId="76B3D4EE" w14:textId="77777777" w:rsidR="00F6471C" w:rsidRDefault="00F6471C" w:rsidP="00F6471C">
      <w:pPr>
        <w:ind w:hanging="2"/>
      </w:pPr>
      <w:r>
        <w:t xml:space="preserve">the port. (UID-401) </w:t>
      </w:r>
    </w:p>
    <w:p w14:paraId="6BFCA140" w14:textId="77777777" w:rsidR="00F6471C" w:rsidRDefault="00F6471C" w:rsidP="00F6471C">
      <w:pPr>
        <w:ind w:hanging="2"/>
      </w:pPr>
      <w:r>
        <w:t>-Warning: Cell xxxx conflicts with xxxx in the target library. (OPT-106) .  This usually happens on translation.</w:t>
      </w:r>
    </w:p>
    <w:p w14:paraId="55C2F894" w14:textId="77777777" w:rsidR="00F6471C" w:rsidRDefault="00F6471C" w:rsidP="00F6471C">
      <w:pPr>
        <w:ind w:hanging="2"/>
      </w:pPr>
    </w:p>
    <w:p w14:paraId="33C727FF" w14:textId="77777777" w:rsidR="00F6471C" w:rsidRDefault="00F6471C" w:rsidP="00F6471C">
      <w:pPr>
        <w:ind w:hanging="2"/>
      </w:pPr>
      <w:r>
        <w:t>- A similar warning is (OPT-187)  Warning: There are conflicts between cells in libraries</w:t>
      </w:r>
    </w:p>
    <w:p w14:paraId="7A56407E" w14:textId="77777777" w:rsidR="00F6471C" w:rsidRDefault="00F6471C" w:rsidP="00F6471C">
      <w:pPr>
        <w:ind w:hanging="2"/>
      </w:pPr>
    </w:p>
    <w:p w14:paraId="59F52053" w14:textId="77777777" w:rsidR="00F6471C" w:rsidRDefault="00F6471C" w:rsidP="00F6471C">
      <w:pPr>
        <w:ind w:hanging="2"/>
      </w:pPr>
      <w:r>
        <w:t>-Warning: Design 'hist_calc' contains 1 high-fanout nets. A fanout number of 1000 will be used for delay calculations involving these nets. (TIM-134)  (This is usually the reset net which is not in a timing path).</w:t>
      </w:r>
    </w:p>
    <w:p w14:paraId="2BE6086A" w14:textId="77777777" w:rsidR="00F6471C" w:rsidRDefault="00F6471C" w:rsidP="00F6471C">
      <w:pPr>
        <w:ind w:hanging="2"/>
      </w:pPr>
    </w:p>
    <w:p w14:paraId="32DD9271" w14:textId="77777777" w:rsidR="00F6471C" w:rsidRDefault="00F6471C" w:rsidP="00F6471C">
      <w:pPr>
        <w:ind w:hanging="2"/>
      </w:pPr>
      <w:r>
        <w:t>-Warning: /afs/bp/dist/synopsys_syn/dw/sim_ver/DW02_cos_function.inc:360: Function 'DWF_cos' with non-empty body is mapped to 'COS_TC_OP'; body will be ignored. (VER-136)</w:t>
      </w:r>
    </w:p>
    <w:p w14:paraId="7947BAE9" w14:textId="77777777" w:rsidR="00F6471C" w:rsidRDefault="00F6471C" w:rsidP="00F6471C">
      <w:pPr>
        <w:ind w:hanging="2"/>
      </w:pPr>
    </w:p>
    <w:p w14:paraId="4FDA6FE2" w14:textId="77777777" w:rsidR="00F6471C" w:rsidRDefault="00F6471C" w:rsidP="00F6471C">
      <w:pPr>
        <w:ind w:hanging="2"/>
      </w:pPr>
      <w:r>
        <w:t>-Warning: /afs/bp/dist/synopsys_syn/dw/sim_ver/DW02_cos_function.inc:374: Function 'cos' with non-empty body is mapped to 'COS_TC_OP'; body will be ignored. (VER-136)</w:t>
      </w:r>
    </w:p>
    <w:p w14:paraId="0A031908" w14:textId="77777777" w:rsidR="00F6471C" w:rsidRDefault="00F6471C" w:rsidP="00F6471C">
      <w:pPr>
        <w:ind w:hanging="2"/>
      </w:pPr>
      <w:r>
        <w:t>-Warning: Design 'counter' inherited license information from design 'DW02_cos_8_8'. (DDB-74)</w:t>
      </w:r>
    </w:p>
    <w:p w14:paraId="33E3F8E9" w14:textId="77777777" w:rsidR="00F6471C" w:rsidRDefault="00F6471C" w:rsidP="00F6471C">
      <w:pPr>
        <w:ind w:hanging="2"/>
      </w:pPr>
      <w:r>
        <w:t>-Warning: Design 'counter' is being converted to a limited design. (DDB-75)</w:t>
      </w:r>
    </w:p>
    <w:p w14:paraId="4BD0D48A" w14:textId="77777777" w:rsidR="00F6471C" w:rsidRDefault="00F6471C" w:rsidP="00F6471C">
      <w:pPr>
        <w:ind w:hanging="2"/>
      </w:pPr>
      <w:r>
        <w:t>-Warning: Current design named counter is hidden.  (UID-408)</w:t>
      </w:r>
    </w:p>
    <w:p w14:paraId="2576A06E" w14:textId="77777777" w:rsidR="00F6471C" w:rsidRDefault="00F6471C" w:rsidP="00F6471C">
      <w:pPr>
        <w:ind w:hanging="2"/>
      </w:pPr>
      <w:r>
        <w:t>-Warning: Verilog 'assign' or 'tran' statements are written out. (VO-4)</w:t>
      </w:r>
    </w:p>
    <w:p w14:paraId="52F55DD2" w14:textId="77777777" w:rsidR="00F6471C" w:rsidRDefault="00F6471C" w:rsidP="00F6471C">
      <w:pPr>
        <w:ind w:hanging="2"/>
      </w:pPr>
      <w:r>
        <w:lastRenderedPageBreak/>
        <w:t>-Warning: signed to unsigned conversion occurs(VER_318)</w:t>
      </w:r>
    </w:p>
    <w:p w14:paraId="2A1D3488" w14:textId="77777777" w:rsidR="00F6471C" w:rsidRDefault="00F6471C" w:rsidP="00F6471C">
      <w:pPr>
        <w:ind w:hanging="2"/>
      </w:pPr>
    </w:p>
    <w:p w14:paraId="3D7506D2" w14:textId="77777777" w:rsidR="00F6471C" w:rsidRDefault="00F6471C" w:rsidP="00F6471C">
      <w:pPr>
        <w:ind w:hanging="2"/>
      </w:pPr>
      <w:r>
        <w:t>- When using DesignWare, Lint 32 "pin connected to logic 0 or 1" might appear.  This is OK, if this is going to an input signal in the DW module that it is safe to tie to a logic value permanently</w:t>
      </w:r>
    </w:p>
    <w:p w14:paraId="4D936FB8" w14:textId="77777777" w:rsidR="00F6471C" w:rsidRDefault="00F6471C" w:rsidP="00F6471C">
      <w:pPr>
        <w:ind w:hanging="2"/>
      </w:pPr>
    </w:p>
    <w:p w14:paraId="2C31BFFC" w14:textId="77777777" w:rsidR="00F6471C" w:rsidRDefault="00F6471C" w:rsidP="00F6471C">
      <w:pPr>
        <w:ind w:hanging="2"/>
      </w:pPr>
      <w:r>
        <w:t>LINT-1, LINT-2, LINT-28, LINT-29, LINT-31, LINT-52, LINT-99 are usually OK</w:t>
      </w:r>
    </w:p>
    <w:p w14:paraId="0B9EEDBB" w14:textId="77777777" w:rsidR="00F6471C" w:rsidRDefault="00F6471C" w:rsidP="00F6471C">
      <w:pPr>
        <w:ind w:hanging="2"/>
      </w:pPr>
    </w:p>
    <w:p w14:paraId="6B12E7D6" w14:textId="77777777" w:rsidR="00F6471C" w:rsidRDefault="00F6471C" w:rsidP="00F6471C">
      <w:pPr>
        <w:ind w:hanging="2"/>
      </w:pPr>
      <w:r>
        <w:t>LINT-3 and LINT-58 can be caused also by certain cells in the cell library and designware.  However, you cannot assume that if you see these warnings - you still need to verify that your design is NOT causing them.</w:t>
      </w:r>
    </w:p>
    <w:p w14:paraId="4F54F2D4" w14:textId="77777777" w:rsidR="00F6471C" w:rsidRDefault="00F6471C" w:rsidP="00F6471C">
      <w:pPr>
        <w:ind w:hanging="2"/>
      </w:pPr>
    </w:p>
    <w:p w14:paraId="08F4930C" w14:textId="77777777" w:rsidR="00F6471C" w:rsidRDefault="00F6471C" w:rsidP="00F6471C">
      <w:pPr>
        <w:ind w:hanging="2"/>
      </w:pPr>
      <w:r>
        <w:t>When using DesignWare, Lint 32 "pin connected to logic 0 or 1" might appear.  This is OK, if this is going to an input signal in the DW module that it is safe to tie to a logic value permanently</w:t>
      </w:r>
    </w:p>
    <w:p w14:paraId="4F9D913C" w14:textId="679EDD71" w:rsidR="002A3BEC" w:rsidRPr="002A3BEC" w:rsidRDefault="002A3BEC" w:rsidP="002A3BEC">
      <w:pPr>
        <w:pStyle w:val="ListParagraph"/>
        <w:ind w:left="833" w:firstLine="0"/>
      </w:pPr>
    </w:p>
    <w:p w14:paraId="6C4ABFC9" w14:textId="0AAC6634" w:rsidR="008E7171" w:rsidRDefault="008E7171" w:rsidP="008E7171">
      <w:pPr>
        <w:ind w:firstLine="0"/>
      </w:pPr>
    </w:p>
    <w:p w14:paraId="12D986D3" w14:textId="77777777" w:rsidR="008E7171" w:rsidRDefault="008E7171" w:rsidP="008E7171">
      <w:pPr>
        <w:ind w:firstLine="0"/>
        <w:jc w:val="center"/>
      </w:pPr>
    </w:p>
    <w:p w14:paraId="0E33ED39" w14:textId="08AAA80B" w:rsidR="00E85FE1" w:rsidRDefault="00E85FE1" w:rsidP="00E85FE1">
      <w:pPr>
        <w:pStyle w:val="ListParagraph"/>
        <w:ind w:left="833" w:firstLine="0"/>
      </w:pPr>
    </w:p>
    <w:p w14:paraId="15FD679E" w14:textId="77777777" w:rsidR="00E85FE1" w:rsidRPr="00E85FE1" w:rsidRDefault="00E85FE1" w:rsidP="00E85FE1">
      <w:pPr>
        <w:pStyle w:val="ListParagraph"/>
        <w:ind w:left="833" w:firstLine="0"/>
      </w:pPr>
    </w:p>
    <w:p w14:paraId="6226AC09" w14:textId="00A2BE19" w:rsidR="006757B7" w:rsidRPr="009A31FE" w:rsidRDefault="006757B7" w:rsidP="006757B7">
      <w:pPr>
        <w:rPr>
          <w:rFonts w:ascii="Courier New" w:hAnsi="Courier New" w:cs="Courier New"/>
          <w:b/>
          <w:bCs/>
        </w:rPr>
      </w:pPr>
    </w:p>
    <w:p w14:paraId="7E637CFA" w14:textId="49BE6FFE" w:rsidR="006757B7" w:rsidRPr="009A31FE" w:rsidRDefault="006757B7" w:rsidP="006757B7">
      <w:pPr>
        <w:rPr>
          <w:rFonts w:ascii="Courier New" w:hAnsi="Courier New" w:cs="Courier New"/>
          <w:b/>
          <w:bCs/>
        </w:rPr>
      </w:pPr>
    </w:p>
    <w:p w14:paraId="21A57C71" w14:textId="77777777" w:rsidR="00A76EAA" w:rsidRPr="009A31FE" w:rsidRDefault="00A76EAA" w:rsidP="006757B7"/>
    <w:p w14:paraId="120D0E0F" w14:textId="19E10542" w:rsidR="00EE25A2" w:rsidRPr="009A31FE" w:rsidRDefault="00EE25A2" w:rsidP="00EE25A2">
      <w:pPr>
        <w:ind w:firstLine="0"/>
        <w:jc w:val="center"/>
        <w:rPr>
          <w:b/>
          <w:bCs/>
        </w:rPr>
      </w:pPr>
    </w:p>
    <w:p w14:paraId="6893641B" w14:textId="7974434F" w:rsidR="00EE25A2" w:rsidRPr="009A31FE" w:rsidRDefault="00EE25A2" w:rsidP="00EE25A2">
      <w:pPr>
        <w:ind w:firstLine="0"/>
        <w:jc w:val="center"/>
        <w:rPr>
          <w:b/>
          <w:bCs/>
        </w:rPr>
      </w:pPr>
    </w:p>
    <w:p w14:paraId="7C47364A" w14:textId="37A8624D" w:rsidR="00EE25A2" w:rsidRPr="009A31FE" w:rsidRDefault="00EE25A2" w:rsidP="00EE25A2">
      <w:pPr>
        <w:ind w:firstLine="0"/>
        <w:rPr>
          <w:b/>
          <w:bCs/>
        </w:rPr>
      </w:pPr>
    </w:p>
    <w:p w14:paraId="660B28EB" w14:textId="77777777" w:rsidR="00EE25A2" w:rsidRPr="009A31FE" w:rsidRDefault="00EE25A2" w:rsidP="00EE25A2">
      <w:pPr>
        <w:ind w:hanging="2"/>
      </w:pPr>
    </w:p>
    <w:p w14:paraId="246B6803" w14:textId="77777777" w:rsidR="00634BE9" w:rsidRPr="009A31FE" w:rsidRDefault="00634BE9" w:rsidP="00634BE9">
      <w:pPr>
        <w:ind w:hanging="2"/>
      </w:pPr>
    </w:p>
    <w:p w14:paraId="47821215" w14:textId="77777777" w:rsidR="00634BE9" w:rsidRPr="009A31FE" w:rsidRDefault="00634BE9" w:rsidP="00634BE9">
      <w:pPr>
        <w:ind w:hanging="2"/>
      </w:pPr>
      <w:r w:rsidRPr="009A31FE">
        <w:t xml:space="preserve">   </w:t>
      </w:r>
    </w:p>
    <w:p w14:paraId="63FC850C" w14:textId="77777777" w:rsidR="00634BE9" w:rsidRPr="009A31FE" w:rsidRDefault="00634BE9" w:rsidP="00634BE9">
      <w:pPr>
        <w:ind w:hanging="2"/>
      </w:pPr>
    </w:p>
    <w:p w14:paraId="6988F9E5" w14:textId="77777777" w:rsidR="00634BE9" w:rsidRPr="009A31FE" w:rsidRDefault="00634BE9" w:rsidP="00634BE9">
      <w:pPr>
        <w:ind w:firstLine="0"/>
      </w:pPr>
    </w:p>
    <w:p w14:paraId="1B941ADC" w14:textId="77777777" w:rsidR="00255B1F" w:rsidRPr="009A31FE" w:rsidRDefault="00255B1F"/>
    <w:sectPr w:rsidR="00255B1F" w:rsidRPr="009A31FE">
      <w:footerReference w:type="default" r:id="rId59"/>
      <w:pgSz w:w="12240" w:h="15840"/>
      <w:pgMar w:top="1440" w:right="1800" w:bottom="135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949071" w14:textId="77777777" w:rsidR="003B5773" w:rsidRDefault="003B5773">
      <w:pPr>
        <w:spacing w:line="240" w:lineRule="auto"/>
      </w:pPr>
      <w:r>
        <w:separator/>
      </w:r>
    </w:p>
  </w:endnote>
  <w:endnote w:type="continuationSeparator" w:id="0">
    <w:p w14:paraId="7CFB1711" w14:textId="77777777" w:rsidR="003B5773" w:rsidRDefault="003B57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altName w:val="Calibri"/>
    <w:charset w:val="00"/>
    <w:family w:val="auto"/>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59343" w14:textId="5F6F418B" w:rsidR="00A15BED" w:rsidRDefault="00A15BED">
    <w:pPr>
      <w:pBdr>
        <w:top w:val="nil"/>
        <w:left w:val="nil"/>
        <w:bottom w:val="nil"/>
        <w:right w:val="nil"/>
        <w:between w:val="nil"/>
      </w:pBdr>
      <w:tabs>
        <w:tab w:val="center" w:pos="4320"/>
        <w:tab w:val="right" w:pos="8640"/>
      </w:tabs>
      <w:spacing w:line="240" w:lineRule="auto"/>
      <w:ind w:hanging="2"/>
      <w:jc w:val="center"/>
      <w:rPr>
        <w:color w:val="000000"/>
      </w:rPr>
    </w:pPr>
    <w:r>
      <w:rPr>
        <w:color w:val="000000"/>
      </w:rPr>
      <w:fldChar w:fldCharType="begin"/>
    </w:r>
    <w:r>
      <w:rPr>
        <w:color w:val="000000"/>
      </w:rPr>
      <w:instrText>PAGE</w:instrText>
    </w:r>
    <w:r>
      <w:rPr>
        <w:color w:val="000000"/>
      </w:rPr>
      <w:fldChar w:fldCharType="separate"/>
    </w:r>
    <w:r w:rsidR="008B6F8B">
      <w:rPr>
        <w:noProof/>
        <w:color w:val="000000"/>
      </w:rPr>
      <w:t>5</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A1FA07" w14:textId="77777777" w:rsidR="003B5773" w:rsidRDefault="003B5773">
      <w:pPr>
        <w:spacing w:line="240" w:lineRule="auto"/>
      </w:pPr>
      <w:r>
        <w:separator/>
      </w:r>
    </w:p>
  </w:footnote>
  <w:footnote w:type="continuationSeparator" w:id="0">
    <w:p w14:paraId="14C37C82" w14:textId="77777777" w:rsidR="003B5773" w:rsidRDefault="003B577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B7FB9"/>
    <w:multiLevelType w:val="hybridMultilevel"/>
    <w:tmpl w:val="7EE6DB2A"/>
    <w:lvl w:ilvl="0" w:tplc="0409000F">
      <w:start w:val="1"/>
      <w:numFmt w:val="decimal"/>
      <w:lvlText w:val="%1."/>
      <w:lvlJc w:val="left"/>
      <w:pPr>
        <w:ind w:left="718" w:hanging="360"/>
      </w:p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1" w15:restartNumberingAfterBreak="0">
    <w:nsid w:val="195E738C"/>
    <w:multiLevelType w:val="multilevel"/>
    <w:tmpl w:val="3AE24358"/>
    <w:lvl w:ilvl="0">
      <w:start w:val="1"/>
      <w:numFmt w:val="decimal"/>
      <w:lvlText w:val="%1."/>
      <w:lvlJc w:val="left"/>
      <w:pPr>
        <w:ind w:left="1440" w:hanging="360"/>
      </w:pPr>
      <w:rPr>
        <w:vertAlign w:val="baseline"/>
      </w:rPr>
    </w:lvl>
    <w:lvl w:ilvl="1">
      <w:start w:val="1"/>
      <w:numFmt w:val="upperLetter"/>
      <w:lvlText w:val="%2."/>
      <w:lvlJc w:val="left"/>
      <w:pPr>
        <w:ind w:left="1880" w:hanging="400"/>
      </w:pPr>
      <w:rPr>
        <w:vertAlign w:val="baseline"/>
      </w:rPr>
    </w:lvl>
    <w:lvl w:ilvl="2">
      <w:start w:val="1"/>
      <w:numFmt w:val="lowerRoman"/>
      <w:lvlText w:val="%3."/>
      <w:lvlJc w:val="right"/>
      <w:pPr>
        <w:ind w:left="2280" w:hanging="400"/>
      </w:pPr>
      <w:rPr>
        <w:vertAlign w:val="baseline"/>
      </w:rPr>
    </w:lvl>
    <w:lvl w:ilvl="3">
      <w:start w:val="1"/>
      <w:numFmt w:val="decimal"/>
      <w:lvlText w:val="%4."/>
      <w:lvlJc w:val="left"/>
      <w:pPr>
        <w:ind w:left="2680" w:hanging="400"/>
      </w:pPr>
      <w:rPr>
        <w:vertAlign w:val="baseline"/>
      </w:rPr>
    </w:lvl>
    <w:lvl w:ilvl="4">
      <w:start w:val="1"/>
      <w:numFmt w:val="upperLetter"/>
      <w:lvlText w:val="%5."/>
      <w:lvlJc w:val="left"/>
      <w:pPr>
        <w:ind w:left="3080" w:hanging="400"/>
      </w:pPr>
      <w:rPr>
        <w:vertAlign w:val="baseline"/>
      </w:rPr>
    </w:lvl>
    <w:lvl w:ilvl="5">
      <w:start w:val="1"/>
      <w:numFmt w:val="lowerRoman"/>
      <w:lvlText w:val="%6."/>
      <w:lvlJc w:val="right"/>
      <w:pPr>
        <w:ind w:left="3480" w:hanging="400"/>
      </w:pPr>
      <w:rPr>
        <w:vertAlign w:val="baseline"/>
      </w:rPr>
    </w:lvl>
    <w:lvl w:ilvl="6">
      <w:start w:val="1"/>
      <w:numFmt w:val="decimal"/>
      <w:lvlText w:val="%7."/>
      <w:lvlJc w:val="left"/>
      <w:pPr>
        <w:ind w:left="3880" w:hanging="400"/>
      </w:pPr>
      <w:rPr>
        <w:vertAlign w:val="baseline"/>
      </w:rPr>
    </w:lvl>
    <w:lvl w:ilvl="7">
      <w:start w:val="1"/>
      <w:numFmt w:val="upperLetter"/>
      <w:lvlText w:val="%8."/>
      <w:lvlJc w:val="left"/>
      <w:pPr>
        <w:ind w:left="4280" w:hanging="400"/>
      </w:pPr>
      <w:rPr>
        <w:vertAlign w:val="baseline"/>
      </w:rPr>
    </w:lvl>
    <w:lvl w:ilvl="8">
      <w:start w:val="1"/>
      <w:numFmt w:val="lowerRoman"/>
      <w:lvlText w:val="%9."/>
      <w:lvlJc w:val="right"/>
      <w:pPr>
        <w:ind w:left="4680" w:hanging="400"/>
      </w:pPr>
      <w:rPr>
        <w:vertAlign w:val="baseline"/>
      </w:rPr>
    </w:lvl>
  </w:abstractNum>
  <w:abstractNum w:abstractNumId="2" w15:restartNumberingAfterBreak="0">
    <w:nsid w:val="19CD07AD"/>
    <w:multiLevelType w:val="hybridMultilevel"/>
    <w:tmpl w:val="4648A60E"/>
    <w:lvl w:ilvl="0" w:tplc="9F32D364">
      <w:start w:val="2"/>
      <w:numFmt w:val="bullet"/>
      <w:lvlText w:val=""/>
      <w:lvlJc w:val="left"/>
      <w:pPr>
        <w:ind w:left="359" w:hanging="360"/>
      </w:pPr>
      <w:rPr>
        <w:rFonts w:ascii="Wingdings" w:eastAsia="Times New Roman" w:hAnsi="Wingdings" w:cs="Times New Roman" w:hint="default"/>
      </w:rPr>
    </w:lvl>
    <w:lvl w:ilvl="1" w:tplc="04090003" w:tentative="1">
      <w:start w:val="1"/>
      <w:numFmt w:val="bullet"/>
      <w:lvlText w:val="o"/>
      <w:lvlJc w:val="left"/>
      <w:pPr>
        <w:ind w:left="1079" w:hanging="360"/>
      </w:pPr>
      <w:rPr>
        <w:rFonts w:ascii="Courier New" w:hAnsi="Courier New" w:cs="Courier New" w:hint="default"/>
      </w:rPr>
    </w:lvl>
    <w:lvl w:ilvl="2" w:tplc="04090005" w:tentative="1">
      <w:start w:val="1"/>
      <w:numFmt w:val="bullet"/>
      <w:lvlText w:val=""/>
      <w:lvlJc w:val="left"/>
      <w:pPr>
        <w:ind w:left="1799" w:hanging="360"/>
      </w:pPr>
      <w:rPr>
        <w:rFonts w:ascii="Wingdings" w:hAnsi="Wingdings" w:hint="default"/>
      </w:rPr>
    </w:lvl>
    <w:lvl w:ilvl="3" w:tplc="04090001" w:tentative="1">
      <w:start w:val="1"/>
      <w:numFmt w:val="bullet"/>
      <w:lvlText w:val=""/>
      <w:lvlJc w:val="left"/>
      <w:pPr>
        <w:ind w:left="2519" w:hanging="360"/>
      </w:pPr>
      <w:rPr>
        <w:rFonts w:ascii="Symbol" w:hAnsi="Symbol" w:hint="default"/>
      </w:rPr>
    </w:lvl>
    <w:lvl w:ilvl="4" w:tplc="04090003" w:tentative="1">
      <w:start w:val="1"/>
      <w:numFmt w:val="bullet"/>
      <w:lvlText w:val="o"/>
      <w:lvlJc w:val="left"/>
      <w:pPr>
        <w:ind w:left="3239" w:hanging="360"/>
      </w:pPr>
      <w:rPr>
        <w:rFonts w:ascii="Courier New" w:hAnsi="Courier New" w:cs="Courier New" w:hint="default"/>
      </w:rPr>
    </w:lvl>
    <w:lvl w:ilvl="5" w:tplc="04090005" w:tentative="1">
      <w:start w:val="1"/>
      <w:numFmt w:val="bullet"/>
      <w:lvlText w:val=""/>
      <w:lvlJc w:val="left"/>
      <w:pPr>
        <w:ind w:left="3959" w:hanging="360"/>
      </w:pPr>
      <w:rPr>
        <w:rFonts w:ascii="Wingdings" w:hAnsi="Wingdings" w:hint="default"/>
      </w:rPr>
    </w:lvl>
    <w:lvl w:ilvl="6" w:tplc="04090001" w:tentative="1">
      <w:start w:val="1"/>
      <w:numFmt w:val="bullet"/>
      <w:lvlText w:val=""/>
      <w:lvlJc w:val="left"/>
      <w:pPr>
        <w:ind w:left="4679" w:hanging="360"/>
      </w:pPr>
      <w:rPr>
        <w:rFonts w:ascii="Symbol" w:hAnsi="Symbol" w:hint="default"/>
      </w:rPr>
    </w:lvl>
    <w:lvl w:ilvl="7" w:tplc="04090003" w:tentative="1">
      <w:start w:val="1"/>
      <w:numFmt w:val="bullet"/>
      <w:lvlText w:val="o"/>
      <w:lvlJc w:val="left"/>
      <w:pPr>
        <w:ind w:left="5399" w:hanging="360"/>
      </w:pPr>
      <w:rPr>
        <w:rFonts w:ascii="Courier New" w:hAnsi="Courier New" w:cs="Courier New" w:hint="default"/>
      </w:rPr>
    </w:lvl>
    <w:lvl w:ilvl="8" w:tplc="04090005" w:tentative="1">
      <w:start w:val="1"/>
      <w:numFmt w:val="bullet"/>
      <w:lvlText w:val=""/>
      <w:lvlJc w:val="left"/>
      <w:pPr>
        <w:ind w:left="6119" w:hanging="360"/>
      </w:pPr>
      <w:rPr>
        <w:rFonts w:ascii="Wingdings" w:hAnsi="Wingdings" w:hint="default"/>
      </w:rPr>
    </w:lvl>
  </w:abstractNum>
  <w:abstractNum w:abstractNumId="3" w15:restartNumberingAfterBreak="0">
    <w:nsid w:val="1BAF4F1A"/>
    <w:multiLevelType w:val="multilevel"/>
    <w:tmpl w:val="B41E7CB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20436B6A"/>
    <w:multiLevelType w:val="hybridMultilevel"/>
    <w:tmpl w:val="CBA88972"/>
    <w:lvl w:ilvl="0" w:tplc="0409000F">
      <w:start w:val="1"/>
      <w:numFmt w:val="decimal"/>
      <w:lvlText w:val="%1."/>
      <w:lvlJc w:val="left"/>
      <w:pPr>
        <w:ind w:left="719" w:hanging="360"/>
      </w:pPr>
    </w:lvl>
    <w:lvl w:ilvl="1" w:tplc="04090019" w:tentative="1">
      <w:start w:val="1"/>
      <w:numFmt w:val="lowerLetter"/>
      <w:lvlText w:val="%2."/>
      <w:lvlJc w:val="left"/>
      <w:pPr>
        <w:ind w:left="1439" w:hanging="360"/>
      </w:pPr>
    </w:lvl>
    <w:lvl w:ilvl="2" w:tplc="0409001B" w:tentative="1">
      <w:start w:val="1"/>
      <w:numFmt w:val="lowerRoman"/>
      <w:lvlText w:val="%3."/>
      <w:lvlJc w:val="right"/>
      <w:pPr>
        <w:ind w:left="2159" w:hanging="180"/>
      </w:pPr>
    </w:lvl>
    <w:lvl w:ilvl="3" w:tplc="0409000F" w:tentative="1">
      <w:start w:val="1"/>
      <w:numFmt w:val="decimal"/>
      <w:lvlText w:val="%4."/>
      <w:lvlJc w:val="left"/>
      <w:pPr>
        <w:ind w:left="2879" w:hanging="360"/>
      </w:pPr>
    </w:lvl>
    <w:lvl w:ilvl="4" w:tplc="04090019" w:tentative="1">
      <w:start w:val="1"/>
      <w:numFmt w:val="lowerLetter"/>
      <w:lvlText w:val="%5."/>
      <w:lvlJc w:val="left"/>
      <w:pPr>
        <w:ind w:left="3599" w:hanging="360"/>
      </w:pPr>
    </w:lvl>
    <w:lvl w:ilvl="5" w:tplc="0409001B" w:tentative="1">
      <w:start w:val="1"/>
      <w:numFmt w:val="lowerRoman"/>
      <w:lvlText w:val="%6."/>
      <w:lvlJc w:val="right"/>
      <w:pPr>
        <w:ind w:left="4319" w:hanging="180"/>
      </w:pPr>
    </w:lvl>
    <w:lvl w:ilvl="6" w:tplc="0409000F" w:tentative="1">
      <w:start w:val="1"/>
      <w:numFmt w:val="decimal"/>
      <w:lvlText w:val="%7."/>
      <w:lvlJc w:val="left"/>
      <w:pPr>
        <w:ind w:left="5039" w:hanging="360"/>
      </w:pPr>
    </w:lvl>
    <w:lvl w:ilvl="7" w:tplc="04090019" w:tentative="1">
      <w:start w:val="1"/>
      <w:numFmt w:val="lowerLetter"/>
      <w:lvlText w:val="%8."/>
      <w:lvlJc w:val="left"/>
      <w:pPr>
        <w:ind w:left="5759" w:hanging="360"/>
      </w:pPr>
    </w:lvl>
    <w:lvl w:ilvl="8" w:tplc="0409001B" w:tentative="1">
      <w:start w:val="1"/>
      <w:numFmt w:val="lowerRoman"/>
      <w:lvlText w:val="%9."/>
      <w:lvlJc w:val="right"/>
      <w:pPr>
        <w:ind w:left="6479" w:hanging="180"/>
      </w:pPr>
    </w:lvl>
  </w:abstractNum>
  <w:abstractNum w:abstractNumId="5" w15:restartNumberingAfterBreak="0">
    <w:nsid w:val="20547884"/>
    <w:multiLevelType w:val="multilevel"/>
    <w:tmpl w:val="434AE530"/>
    <w:lvl w:ilvl="0">
      <w:start w:val="1"/>
      <w:numFmt w:val="lowerRoman"/>
      <w:lvlText w:val="%1."/>
      <w:lvlJc w:val="right"/>
      <w:pPr>
        <w:ind w:left="833" w:hanging="360"/>
      </w:pPr>
    </w:lvl>
    <w:lvl w:ilvl="1">
      <w:start w:val="1"/>
      <w:numFmt w:val="lowerLetter"/>
      <w:lvlText w:val="%2."/>
      <w:lvlJc w:val="left"/>
      <w:pPr>
        <w:ind w:left="1553" w:hanging="360"/>
      </w:pPr>
    </w:lvl>
    <w:lvl w:ilvl="2">
      <w:start w:val="1"/>
      <w:numFmt w:val="lowerRoman"/>
      <w:lvlText w:val="%3."/>
      <w:lvlJc w:val="right"/>
      <w:pPr>
        <w:ind w:left="2273" w:hanging="180"/>
      </w:pPr>
    </w:lvl>
    <w:lvl w:ilvl="3">
      <w:start w:val="1"/>
      <w:numFmt w:val="decimal"/>
      <w:lvlText w:val="%4."/>
      <w:lvlJc w:val="left"/>
      <w:pPr>
        <w:ind w:left="2993" w:hanging="360"/>
      </w:pPr>
    </w:lvl>
    <w:lvl w:ilvl="4">
      <w:start w:val="1"/>
      <w:numFmt w:val="lowerLetter"/>
      <w:lvlText w:val="%5."/>
      <w:lvlJc w:val="left"/>
      <w:pPr>
        <w:ind w:left="3713" w:hanging="360"/>
      </w:pPr>
    </w:lvl>
    <w:lvl w:ilvl="5">
      <w:start w:val="1"/>
      <w:numFmt w:val="lowerRoman"/>
      <w:lvlText w:val="%6."/>
      <w:lvlJc w:val="right"/>
      <w:pPr>
        <w:ind w:left="4433" w:hanging="180"/>
      </w:pPr>
    </w:lvl>
    <w:lvl w:ilvl="6">
      <w:start w:val="1"/>
      <w:numFmt w:val="decimal"/>
      <w:lvlText w:val="%7."/>
      <w:lvlJc w:val="left"/>
      <w:pPr>
        <w:ind w:left="5153" w:hanging="360"/>
      </w:pPr>
    </w:lvl>
    <w:lvl w:ilvl="7">
      <w:start w:val="1"/>
      <w:numFmt w:val="lowerLetter"/>
      <w:lvlText w:val="%8."/>
      <w:lvlJc w:val="left"/>
      <w:pPr>
        <w:ind w:left="5873" w:hanging="360"/>
      </w:pPr>
    </w:lvl>
    <w:lvl w:ilvl="8">
      <w:start w:val="1"/>
      <w:numFmt w:val="lowerRoman"/>
      <w:lvlText w:val="%9."/>
      <w:lvlJc w:val="right"/>
      <w:pPr>
        <w:ind w:left="6593" w:hanging="180"/>
      </w:pPr>
    </w:lvl>
  </w:abstractNum>
  <w:abstractNum w:abstractNumId="6" w15:restartNumberingAfterBreak="0">
    <w:nsid w:val="20C56E33"/>
    <w:multiLevelType w:val="multilevel"/>
    <w:tmpl w:val="434AE530"/>
    <w:lvl w:ilvl="0">
      <w:start w:val="1"/>
      <w:numFmt w:val="lowerRoman"/>
      <w:lvlText w:val="%1."/>
      <w:lvlJc w:val="right"/>
      <w:pPr>
        <w:ind w:left="833" w:hanging="360"/>
      </w:pPr>
    </w:lvl>
    <w:lvl w:ilvl="1">
      <w:start w:val="1"/>
      <w:numFmt w:val="lowerLetter"/>
      <w:lvlText w:val="%2."/>
      <w:lvlJc w:val="left"/>
      <w:pPr>
        <w:ind w:left="1553" w:hanging="360"/>
      </w:pPr>
    </w:lvl>
    <w:lvl w:ilvl="2">
      <w:start w:val="1"/>
      <w:numFmt w:val="lowerRoman"/>
      <w:lvlText w:val="%3."/>
      <w:lvlJc w:val="right"/>
      <w:pPr>
        <w:ind w:left="2273" w:hanging="180"/>
      </w:pPr>
    </w:lvl>
    <w:lvl w:ilvl="3">
      <w:start w:val="1"/>
      <w:numFmt w:val="decimal"/>
      <w:lvlText w:val="%4."/>
      <w:lvlJc w:val="left"/>
      <w:pPr>
        <w:ind w:left="2993" w:hanging="360"/>
      </w:pPr>
    </w:lvl>
    <w:lvl w:ilvl="4">
      <w:start w:val="1"/>
      <w:numFmt w:val="lowerLetter"/>
      <w:lvlText w:val="%5."/>
      <w:lvlJc w:val="left"/>
      <w:pPr>
        <w:ind w:left="3713" w:hanging="360"/>
      </w:pPr>
    </w:lvl>
    <w:lvl w:ilvl="5">
      <w:start w:val="1"/>
      <w:numFmt w:val="lowerRoman"/>
      <w:lvlText w:val="%6."/>
      <w:lvlJc w:val="right"/>
      <w:pPr>
        <w:ind w:left="4433" w:hanging="180"/>
      </w:pPr>
    </w:lvl>
    <w:lvl w:ilvl="6">
      <w:start w:val="1"/>
      <w:numFmt w:val="decimal"/>
      <w:lvlText w:val="%7."/>
      <w:lvlJc w:val="left"/>
      <w:pPr>
        <w:ind w:left="5153" w:hanging="360"/>
      </w:pPr>
    </w:lvl>
    <w:lvl w:ilvl="7">
      <w:start w:val="1"/>
      <w:numFmt w:val="lowerLetter"/>
      <w:lvlText w:val="%8."/>
      <w:lvlJc w:val="left"/>
      <w:pPr>
        <w:ind w:left="5873" w:hanging="360"/>
      </w:pPr>
    </w:lvl>
    <w:lvl w:ilvl="8">
      <w:start w:val="1"/>
      <w:numFmt w:val="lowerRoman"/>
      <w:lvlText w:val="%9."/>
      <w:lvlJc w:val="right"/>
      <w:pPr>
        <w:ind w:left="6593" w:hanging="180"/>
      </w:pPr>
    </w:lvl>
  </w:abstractNum>
  <w:abstractNum w:abstractNumId="7" w15:restartNumberingAfterBreak="0">
    <w:nsid w:val="22DF6FC2"/>
    <w:multiLevelType w:val="multilevel"/>
    <w:tmpl w:val="52D4DFE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28841871"/>
    <w:multiLevelType w:val="hybridMultilevel"/>
    <w:tmpl w:val="D9CE72D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9" w15:restartNumberingAfterBreak="0">
    <w:nsid w:val="30F31893"/>
    <w:multiLevelType w:val="multilevel"/>
    <w:tmpl w:val="08E0BEE2"/>
    <w:lvl w:ilvl="0">
      <w:start w:val="1"/>
      <w:numFmt w:val="lowerLetter"/>
      <w:lvlText w:val="%1."/>
      <w:lvlJc w:val="left"/>
      <w:pPr>
        <w:ind w:left="720" w:hanging="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34E04622"/>
    <w:multiLevelType w:val="hybridMultilevel"/>
    <w:tmpl w:val="74B0F4BA"/>
    <w:lvl w:ilvl="0" w:tplc="1096979A">
      <w:start w:val="2"/>
      <w:numFmt w:val="bullet"/>
      <w:lvlText w:val=""/>
      <w:lvlJc w:val="left"/>
      <w:pPr>
        <w:ind w:left="359" w:hanging="360"/>
      </w:pPr>
      <w:rPr>
        <w:rFonts w:ascii="Wingdings" w:eastAsia="Times New Roman" w:hAnsi="Wingdings" w:cs="Times New Roman" w:hint="default"/>
      </w:rPr>
    </w:lvl>
    <w:lvl w:ilvl="1" w:tplc="04090003" w:tentative="1">
      <w:start w:val="1"/>
      <w:numFmt w:val="bullet"/>
      <w:lvlText w:val="o"/>
      <w:lvlJc w:val="left"/>
      <w:pPr>
        <w:ind w:left="1079" w:hanging="360"/>
      </w:pPr>
      <w:rPr>
        <w:rFonts w:ascii="Courier New" w:hAnsi="Courier New" w:cs="Courier New" w:hint="default"/>
      </w:rPr>
    </w:lvl>
    <w:lvl w:ilvl="2" w:tplc="04090005" w:tentative="1">
      <w:start w:val="1"/>
      <w:numFmt w:val="bullet"/>
      <w:lvlText w:val=""/>
      <w:lvlJc w:val="left"/>
      <w:pPr>
        <w:ind w:left="1799" w:hanging="360"/>
      </w:pPr>
      <w:rPr>
        <w:rFonts w:ascii="Wingdings" w:hAnsi="Wingdings" w:hint="default"/>
      </w:rPr>
    </w:lvl>
    <w:lvl w:ilvl="3" w:tplc="04090001" w:tentative="1">
      <w:start w:val="1"/>
      <w:numFmt w:val="bullet"/>
      <w:lvlText w:val=""/>
      <w:lvlJc w:val="left"/>
      <w:pPr>
        <w:ind w:left="2519" w:hanging="360"/>
      </w:pPr>
      <w:rPr>
        <w:rFonts w:ascii="Symbol" w:hAnsi="Symbol" w:hint="default"/>
      </w:rPr>
    </w:lvl>
    <w:lvl w:ilvl="4" w:tplc="04090003" w:tentative="1">
      <w:start w:val="1"/>
      <w:numFmt w:val="bullet"/>
      <w:lvlText w:val="o"/>
      <w:lvlJc w:val="left"/>
      <w:pPr>
        <w:ind w:left="3239" w:hanging="360"/>
      </w:pPr>
      <w:rPr>
        <w:rFonts w:ascii="Courier New" w:hAnsi="Courier New" w:cs="Courier New" w:hint="default"/>
      </w:rPr>
    </w:lvl>
    <w:lvl w:ilvl="5" w:tplc="04090005" w:tentative="1">
      <w:start w:val="1"/>
      <w:numFmt w:val="bullet"/>
      <w:lvlText w:val=""/>
      <w:lvlJc w:val="left"/>
      <w:pPr>
        <w:ind w:left="3959" w:hanging="360"/>
      </w:pPr>
      <w:rPr>
        <w:rFonts w:ascii="Wingdings" w:hAnsi="Wingdings" w:hint="default"/>
      </w:rPr>
    </w:lvl>
    <w:lvl w:ilvl="6" w:tplc="04090001" w:tentative="1">
      <w:start w:val="1"/>
      <w:numFmt w:val="bullet"/>
      <w:lvlText w:val=""/>
      <w:lvlJc w:val="left"/>
      <w:pPr>
        <w:ind w:left="4679" w:hanging="360"/>
      </w:pPr>
      <w:rPr>
        <w:rFonts w:ascii="Symbol" w:hAnsi="Symbol" w:hint="default"/>
      </w:rPr>
    </w:lvl>
    <w:lvl w:ilvl="7" w:tplc="04090003" w:tentative="1">
      <w:start w:val="1"/>
      <w:numFmt w:val="bullet"/>
      <w:lvlText w:val="o"/>
      <w:lvlJc w:val="left"/>
      <w:pPr>
        <w:ind w:left="5399" w:hanging="360"/>
      </w:pPr>
      <w:rPr>
        <w:rFonts w:ascii="Courier New" w:hAnsi="Courier New" w:cs="Courier New" w:hint="default"/>
      </w:rPr>
    </w:lvl>
    <w:lvl w:ilvl="8" w:tplc="04090005" w:tentative="1">
      <w:start w:val="1"/>
      <w:numFmt w:val="bullet"/>
      <w:lvlText w:val=""/>
      <w:lvlJc w:val="left"/>
      <w:pPr>
        <w:ind w:left="6119" w:hanging="360"/>
      </w:pPr>
      <w:rPr>
        <w:rFonts w:ascii="Wingdings" w:hAnsi="Wingdings" w:hint="default"/>
      </w:rPr>
    </w:lvl>
  </w:abstractNum>
  <w:abstractNum w:abstractNumId="11" w15:restartNumberingAfterBreak="0">
    <w:nsid w:val="3D7563B2"/>
    <w:multiLevelType w:val="multilevel"/>
    <w:tmpl w:val="434AE530"/>
    <w:lvl w:ilvl="0">
      <w:start w:val="1"/>
      <w:numFmt w:val="lowerRoman"/>
      <w:lvlText w:val="%1."/>
      <w:lvlJc w:val="right"/>
      <w:pPr>
        <w:ind w:left="833" w:hanging="360"/>
      </w:pPr>
    </w:lvl>
    <w:lvl w:ilvl="1">
      <w:start w:val="1"/>
      <w:numFmt w:val="lowerLetter"/>
      <w:lvlText w:val="%2."/>
      <w:lvlJc w:val="left"/>
      <w:pPr>
        <w:ind w:left="1553" w:hanging="360"/>
      </w:pPr>
    </w:lvl>
    <w:lvl w:ilvl="2">
      <w:start w:val="1"/>
      <w:numFmt w:val="lowerRoman"/>
      <w:lvlText w:val="%3."/>
      <w:lvlJc w:val="right"/>
      <w:pPr>
        <w:ind w:left="2273" w:hanging="180"/>
      </w:pPr>
    </w:lvl>
    <w:lvl w:ilvl="3">
      <w:start w:val="1"/>
      <w:numFmt w:val="decimal"/>
      <w:lvlText w:val="%4."/>
      <w:lvlJc w:val="left"/>
      <w:pPr>
        <w:ind w:left="2993" w:hanging="360"/>
      </w:pPr>
    </w:lvl>
    <w:lvl w:ilvl="4">
      <w:start w:val="1"/>
      <w:numFmt w:val="lowerLetter"/>
      <w:lvlText w:val="%5."/>
      <w:lvlJc w:val="left"/>
      <w:pPr>
        <w:ind w:left="3713" w:hanging="360"/>
      </w:pPr>
    </w:lvl>
    <w:lvl w:ilvl="5">
      <w:start w:val="1"/>
      <w:numFmt w:val="lowerRoman"/>
      <w:lvlText w:val="%6."/>
      <w:lvlJc w:val="right"/>
      <w:pPr>
        <w:ind w:left="4433" w:hanging="180"/>
      </w:pPr>
    </w:lvl>
    <w:lvl w:ilvl="6">
      <w:start w:val="1"/>
      <w:numFmt w:val="decimal"/>
      <w:lvlText w:val="%7."/>
      <w:lvlJc w:val="left"/>
      <w:pPr>
        <w:ind w:left="5153" w:hanging="360"/>
      </w:pPr>
    </w:lvl>
    <w:lvl w:ilvl="7">
      <w:start w:val="1"/>
      <w:numFmt w:val="lowerLetter"/>
      <w:lvlText w:val="%8."/>
      <w:lvlJc w:val="left"/>
      <w:pPr>
        <w:ind w:left="5873" w:hanging="360"/>
      </w:pPr>
    </w:lvl>
    <w:lvl w:ilvl="8">
      <w:start w:val="1"/>
      <w:numFmt w:val="lowerRoman"/>
      <w:lvlText w:val="%9."/>
      <w:lvlJc w:val="right"/>
      <w:pPr>
        <w:ind w:left="6593" w:hanging="180"/>
      </w:pPr>
    </w:lvl>
  </w:abstractNum>
  <w:abstractNum w:abstractNumId="12" w15:restartNumberingAfterBreak="0">
    <w:nsid w:val="3DC72F81"/>
    <w:multiLevelType w:val="hybridMultilevel"/>
    <w:tmpl w:val="D41E1EBC"/>
    <w:lvl w:ilvl="0" w:tplc="0409000F">
      <w:start w:val="1"/>
      <w:numFmt w:val="decimal"/>
      <w:lvlText w:val="%1."/>
      <w:lvlJc w:val="left"/>
      <w:pPr>
        <w:ind w:left="719" w:hanging="360"/>
      </w:pPr>
    </w:lvl>
    <w:lvl w:ilvl="1" w:tplc="04090019" w:tentative="1">
      <w:start w:val="1"/>
      <w:numFmt w:val="lowerLetter"/>
      <w:lvlText w:val="%2."/>
      <w:lvlJc w:val="left"/>
      <w:pPr>
        <w:ind w:left="1439" w:hanging="360"/>
      </w:pPr>
    </w:lvl>
    <w:lvl w:ilvl="2" w:tplc="0409001B" w:tentative="1">
      <w:start w:val="1"/>
      <w:numFmt w:val="lowerRoman"/>
      <w:lvlText w:val="%3."/>
      <w:lvlJc w:val="right"/>
      <w:pPr>
        <w:ind w:left="2159" w:hanging="180"/>
      </w:pPr>
    </w:lvl>
    <w:lvl w:ilvl="3" w:tplc="0409000F" w:tentative="1">
      <w:start w:val="1"/>
      <w:numFmt w:val="decimal"/>
      <w:lvlText w:val="%4."/>
      <w:lvlJc w:val="left"/>
      <w:pPr>
        <w:ind w:left="2879" w:hanging="360"/>
      </w:pPr>
    </w:lvl>
    <w:lvl w:ilvl="4" w:tplc="04090019" w:tentative="1">
      <w:start w:val="1"/>
      <w:numFmt w:val="lowerLetter"/>
      <w:lvlText w:val="%5."/>
      <w:lvlJc w:val="left"/>
      <w:pPr>
        <w:ind w:left="3599" w:hanging="360"/>
      </w:pPr>
    </w:lvl>
    <w:lvl w:ilvl="5" w:tplc="0409001B" w:tentative="1">
      <w:start w:val="1"/>
      <w:numFmt w:val="lowerRoman"/>
      <w:lvlText w:val="%6."/>
      <w:lvlJc w:val="right"/>
      <w:pPr>
        <w:ind w:left="4319" w:hanging="180"/>
      </w:pPr>
    </w:lvl>
    <w:lvl w:ilvl="6" w:tplc="0409000F" w:tentative="1">
      <w:start w:val="1"/>
      <w:numFmt w:val="decimal"/>
      <w:lvlText w:val="%7."/>
      <w:lvlJc w:val="left"/>
      <w:pPr>
        <w:ind w:left="5039" w:hanging="360"/>
      </w:pPr>
    </w:lvl>
    <w:lvl w:ilvl="7" w:tplc="04090019" w:tentative="1">
      <w:start w:val="1"/>
      <w:numFmt w:val="lowerLetter"/>
      <w:lvlText w:val="%8."/>
      <w:lvlJc w:val="left"/>
      <w:pPr>
        <w:ind w:left="5759" w:hanging="360"/>
      </w:pPr>
    </w:lvl>
    <w:lvl w:ilvl="8" w:tplc="0409001B" w:tentative="1">
      <w:start w:val="1"/>
      <w:numFmt w:val="lowerRoman"/>
      <w:lvlText w:val="%9."/>
      <w:lvlJc w:val="right"/>
      <w:pPr>
        <w:ind w:left="6479" w:hanging="180"/>
      </w:pPr>
    </w:lvl>
  </w:abstractNum>
  <w:abstractNum w:abstractNumId="13" w15:restartNumberingAfterBreak="0">
    <w:nsid w:val="4A37770E"/>
    <w:multiLevelType w:val="multilevel"/>
    <w:tmpl w:val="434AE530"/>
    <w:lvl w:ilvl="0">
      <w:start w:val="1"/>
      <w:numFmt w:val="lowerRoman"/>
      <w:lvlText w:val="%1."/>
      <w:lvlJc w:val="right"/>
      <w:pPr>
        <w:ind w:left="833" w:hanging="360"/>
      </w:pPr>
    </w:lvl>
    <w:lvl w:ilvl="1">
      <w:start w:val="1"/>
      <w:numFmt w:val="lowerLetter"/>
      <w:lvlText w:val="%2."/>
      <w:lvlJc w:val="left"/>
      <w:pPr>
        <w:ind w:left="1553" w:hanging="360"/>
      </w:pPr>
    </w:lvl>
    <w:lvl w:ilvl="2">
      <w:start w:val="1"/>
      <w:numFmt w:val="lowerRoman"/>
      <w:lvlText w:val="%3."/>
      <w:lvlJc w:val="right"/>
      <w:pPr>
        <w:ind w:left="2273" w:hanging="180"/>
      </w:pPr>
    </w:lvl>
    <w:lvl w:ilvl="3">
      <w:start w:val="1"/>
      <w:numFmt w:val="decimal"/>
      <w:lvlText w:val="%4."/>
      <w:lvlJc w:val="left"/>
      <w:pPr>
        <w:ind w:left="2993" w:hanging="360"/>
      </w:pPr>
    </w:lvl>
    <w:lvl w:ilvl="4">
      <w:start w:val="1"/>
      <w:numFmt w:val="lowerLetter"/>
      <w:lvlText w:val="%5."/>
      <w:lvlJc w:val="left"/>
      <w:pPr>
        <w:ind w:left="3713" w:hanging="360"/>
      </w:pPr>
    </w:lvl>
    <w:lvl w:ilvl="5">
      <w:start w:val="1"/>
      <w:numFmt w:val="lowerRoman"/>
      <w:lvlText w:val="%6."/>
      <w:lvlJc w:val="right"/>
      <w:pPr>
        <w:ind w:left="4433" w:hanging="180"/>
      </w:pPr>
    </w:lvl>
    <w:lvl w:ilvl="6">
      <w:start w:val="1"/>
      <w:numFmt w:val="decimal"/>
      <w:lvlText w:val="%7."/>
      <w:lvlJc w:val="left"/>
      <w:pPr>
        <w:ind w:left="5153" w:hanging="360"/>
      </w:pPr>
    </w:lvl>
    <w:lvl w:ilvl="7">
      <w:start w:val="1"/>
      <w:numFmt w:val="lowerLetter"/>
      <w:lvlText w:val="%8."/>
      <w:lvlJc w:val="left"/>
      <w:pPr>
        <w:ind w:left="5873" w:hanging="360"/>
      </w:pPr>
    </w:lvl>
    <w:lvl w:ilvl="8">
      <w:start w:val="1"/>
      <w:numFmt w:val="lowerRoman"/>
      <w:lvlText w:val="%9."/>
      <w:lvlJc w:val="right"/>
      <w:pPr>
        <w:ind w:left="6593" w:hanging="180"/>
      </w:pPr>
    </w:lvl>
  </w:abstractNum>
  <w:abstractNum w:abstractNumId="14" w15:restartNumberingAfterBreak="0">
    <w:nsid w:val="4D9C18F1"/>
    <w:multiLevelType w:val="multilevel"/>
    <w:tmpl w:val="434AE530"/>
    <w:lvl w:ilvl="0">
      <w:start w:val="1"/>
      <w:numFmt w:val="lowerRoman"/>
      <w:lvlText w:val="%1."/>
      <w:lvlJc w:val="right"/>
      <w:pPr>
        <w:ind w:left="833" w:hanging="360"/>
      </w:pPr>
    </w:lvl>
    <w:lvl w:ilvl="1">
      <w:start w:val="1"/>
      <w:numFmt w:val="lowerLetter"/>
      <w:lvlText w:val="%2."/>
      <w:lvlJc w:val="left"/>
      <w:pPr>
        <w:ind w:left="1553" w:hanging="360"/>
      </w:pPr>
    </w:lvl>
    <w:lvl w:ilvl="2">
      <w:start w:val="1"/>
      <w:numFmt w:val="lowerRoman"/>
      <w:lvlText w:val="%3."/>
      <w:lvlJc w:val="right"/>
      <w:pPr>
        <w:ind w:left="2273" w:hanging="180"/>
      </w:pPr>
    </w:lvl>
    <w:lvl w:ilvl="3">
      <w:start w:val="1"/>
      <w:numFmt w:val="decimal"/>
      <w:lvlText w:val="%4."/>
      <w:lvlJc w:val="left"/>
      <w:pPr>
        <w:ind w:left="2993" w:hanging="360"/>
      </w:pPr>
    </w:lvl>
    <w:lvl w:ilvl="4">
      <w:start w:val="1"/>
      <w:numFmt w:val="lowerLetter"/>
      <w:lvlText w:val="%5."/>
      <w:lvlJc w:val="left"/>
      <w:pPr>
        <w:ind w:left="3713" w:hanging="360"/>
      </w:pPr>
    </w:lvl>
    <w:lvl w:ilvl="5">
      <w:start w:val="1"/>
      <w:numFmt w:val="lowerRoman"/>
      <w:lvlText w:val="%6."/>
      <w:lvlJc w:val="right"/>
      <w:pPr>
        <w:ind w:left="4433" w:hanging="180"/>
      </w:pPr>
    </w:lvl>
    <w:lvl w:ilvl="6">
      <w:start w:val="1"/>
      <w:numFmt w:val="decimal"/>
      <w:lvlText w:val="%7."/>
      <w:lvlJc w:val="left"/>
      <w:pPr>
        <w:ind w:left="5153" w:hanging="360"/>
      </w:pPr>
    </w:lvl>
    <w:lvl w:ilvl="7">
      <w:start w:val="1"/>
      <w:numFmt w:val="lowerLetter"/>
      <w:lvlText w:val="%8."/>
      <w:lvlJc w:val="left"/>
      <w:pPr>
        <w:ind w:left="5873" w:hanging="360"/>
      </w:pPr>
    </w:lvl>
    <w:lvl w:ilvl="8">
      <w:start w:val="1"/>
      <w:numFmt w:val="lowerRoman"/>
      <w:lvlText w:val="%9."/>
      <w:lvlJc w:val="right"/>
      <w:pPr>
        <w:ind w:left="6593" w:hanging="180"/>
      </w:pPr>
    </w:lvl>
  </w:abstractNum>
  <w:abstractNum w:abstractNumId="15" w15:restartNumberingAfterBreak="0">
    <w:nsid w:val="520B260E"/>
    <w:multiLevelType w:val="multilevel"/>
    <w:tmpl w:val="249A9F8E"/>
    <w:lvl w:ilvl="0">
      <w:start w:val="1"/>
      <w:numFmt w:val="decimal"/>
      <w:lvlText w:val=""/>
      <w:lvlJc w:val="left"/>
      <w:pPr>
        <w:ind w:left="432" w:hanging="432"/>
      </w:pPr>
      <w:rPr>
        <w:vertAlign w:val="baseline"/>
      </w:rPr>
    </w:lvl>
    <w:lvl w:ilvl="1">
      <w:start w:val="1"/>
      <w:numFmt w:val="decimal"/>
      <w:lvlText w:val=""/>
      <w:lvlJc w:val="left"/>
      <w:pPr>
        <w:ind w:left="576" w:hanging="576"/>
      </w:pPr>
      <w:rPr>
        <w:vertAlign w:val="baseline"/>
      </w:rPr>
    </w:lvl>
    <w:lvl w:ilvl="2">
      <w:start w:val="1"/>
      <w:numFmt w:val="decimal"/>
      <w:lvlText w:val=""/>
      <w:lvlJc w:val="left"/>
      <w:pPr>
        <w:ind w:left="720" w:hanging="720"/>
      </w:pPr>
      <w:rPr>
        <w:vertAlign w:val="baseline"/>
      </w:rPr>
    </w:lvl>
    <w:lvl w:ilvl="3">
      <w:start w:val="1"/>
      <w:numFmt w:val="decimal"/>
      <w:lvlText w:val=""/>
      <w:lvlJc w:val="left"/>
      <w:pPr>
        <w:ind w:left="864" w:hanging="864"/>
      </w:pPr>
      <w:rPr>
        <w:vertAlign w:val="baseline"/>
      </w:rPr>
    </w:lvl>
    <w:lvl w:ilvl="4">
      <w:start w:val="1"/>
      <w:numFmt w:val="decimal"/>
      <w:lvlText w:val=""/>
      <w:lvlJc w:val="left"/>
      <w:pPr>
        <w:ind w:left="1008" w:hanging="1008"/>
      </w:pPr>
      <w:rPr>
        <w:vertAlign w:val="baseline"/>
      </w:rPr>
    </w:lvl>
    <w:lvl w:ilvl="5">
      <w:start w:val="1"/>
      <w:numFmt w:val="decimal"/>
      <w:lvlText w:val=""/>
      <w:lvlJc w:val="left"/>
      <w:pPr>
        <w:ind w:left="1152" w:hanging="1152"/>
      </w:pPr>
      <w:rPr>
        <w:vertAlign w:val="baseline"/>
      </w:rPr>
    </w:lvl>
    <w:lvl w:ilvl="6">
      <w:start w:val="1"/>
      <w:numFmt w:val="decimal"/>
      <w:lvlText w:val=""/>
      <w:lvlJc w:val="left"/>
      <w:pPr>
        <w:ind w:left="1296" w:hanging="1296"/>
      </w:pPr>
      <w:rPr>
        <w:vertAlign w:val="baseline"/>
      </w:rPr>
    </w:lvl>
    <w:lvl w:ilvl="7">
      <w:start w:val="1"/>
      <w:numFmt w:val="decimal"/>
      <w:lvlText w:val=""/>
      <w:lvlJc w:val="left"/>
      <w:pPr>
        <w:ind w:left="1440" w:hanging="1440"/>
      </w:pPr>
      <w:rPr>
        <w:vertAlign w:val="baseline"/>
      </w:rPr>
    </w:lvl>
    <w:lvl w:ilvl="8">
      <w:start w:val="1"/>
      <w:numFmt w:val="decimal"/>
      <w:lvlText w:val=""/>
      <w:lvlJc w:val="left"/>
      <w:pPr>
        <w:ind w:left="1584" w:hanging="1584"/>
      </w:pPr>
      <w:rPr>
        <w:vertAlign w:val="baseline"/>
      </w:rPr>
    </w:lvl>
  </w:abstractNum>
  <w:abstractNum w:abstractNumId="16" w15:restartNumberingAfterBreak="0">
    <w:nsid w:val="561234B4"/>
    <w:multiLevelType w:val="hybridMultilevel"/>
    <w:tmpl w:val="02000AB4"/>
    <w:lvl w:ilvl="0" w:tplc="0409000B">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B24197"/>
    <w:multiLevelType w:val="hybridMultilevel"/>
    <w:tmpl w:val="258A7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98147C"/>
    <w:multiLevelType w:val="hybridMultilevel"/>
    <w:tmpl w:val="1B68B6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E78649B"/>
    <w:multiLevelType w:val="multilevel"/>
    <w:tmpl w:val="434AE530"/>
    <w:lvl w:ilvl="0">
      <w:start w:val="1"/>
      <w:numFmt w:val="lowerRoman"/>
      <w:lvlText w:val="%1."/>
      <w:lvlJc w:val="right"/>
      <w:pPr>
        <w:ind w:left="833" w:hanging="360"/>
      </w:pPr>
    </w:lvl>
    <w:lvl w:ilvl="1">
      <w:start w:val="1"/>
      <w:numFmt w:val="lowerLetter"/>
      <w:lvlText w:val="%2."/>
      <w:lvlJc w:val="left"/>
      <w:pPr>
        <w:ind w:left="1553" w:hanging="360"/>
      </w:pPr>
    </w:lvl>
    <w:lvl w:ilvl="2">
      <w:start w:val="1"/>
      <w:numFmt w:val="lowerRoman"/>
      <w:lvlText w:val="%3."/>
      <w:lvlJc w:val="right"/>
      <w:pPr>
        <w:ind w:left="2273" w:hanging="180"/>
      </w:pPr>
    </w:lvl>
    <w:lvl w:ilvl="3">
      <w:start w:val="1"/>
      <w:numFmt w:val="decimal"/>
      <w:lvlText w:val="%4."/>
      <w:lvlJc w:val="left"/>
      <w:pPr>
        <w:ind w:left="2993" w:hanging="360"/>
      </w:pPr>
    </w:lvl>
    <w:lvl w:ilvl="4">
      <w:start w:val="1"/>
      <w:numFmt w:val="lowerLetter"/>
      <w:lvlText w:val="%5."/>
      <w:lvlJc w:val="left"/>
      <w:pPr>
        <w:ind w:left="3713" w:hanging="360"/>
      </w:pPr>
    </w:lvl>
    <w:lvl w:ilvl="5">
      <w:start w:val="1"/>
      <w:numFmt w:val="lowerRoman"/>
      <w:lvlText w:val="%6."/>
      <w:lvlJc w:val="right"/>
      <w:pPr>
        <w:ind w:left="4433" w:hanging="180"/>
      </w:pPr>
    </w:lvl>
    <w:lvl w:ilvl="6">
      <w:start w:val="1"/>
      <w:numFmt w:val="decimal"/>
      <w:lvlText w:val="%7."/>
      <w:lvlJc w:val="left"/>
      <w:pPr>
        <w:ind w:left="5153" w:hanging="360"/>
      </w:pPr>
    </w:lvl>
    <w:lvl w:ilvl="7">
      <w:start w:val="1"/>
      <w:numFmt w:val="lowerLetter"/>
      <w:lvlText w:val="%8."/>
      <w:lvlJc w:val="left"/>
      <w:pPr>
        <w:ind w:left="5873" w:hanging="360"/>
      </w:pPr>
    </w:lvl>
    <w:lvl w:ilvl="8">
      <w:start w:val="1"/>
      <w:numFmt w:val="lowerRoman"/>
      <w:lvlText w:val="%9."/>
      <w:lvlJc w:val="right"/>
      <w:pPr>
        <w:ind w:left="6593" w:hanging="180"/>
      </w:pPr>
    </w:lvl>
  </w:abstractNum>
  <w:abstractNum w:abstractNumId="20" w15:restartNumberingAfterBreak="0">
    <w:nsid w:val="5EE25C75"/>
    <w:multiLevelType w:val="multilevel"/>
    <w:tmpl w:val="865012B4"/>
    <w:lvl w:ilvl="0">
      <w:start w:val="1"/>
      <w:numFmt w:val="lowerLetter"/>
      <w:lvlText w:val="%1."/>
      <w:lvlJc w:val="left"/>
      <w:pPr>
        <w:ind w:left="720" w:hanging="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 w15:restartNumberingAfterBreak="0">
    <w:nsid w:val="61374916"/>
    <w:multiLevelType w:val="hybridMultilevel"/>
    <w:tmpl w:val="4DB0E2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A2E356F"/>
    <w:multiLevelType w:val="multilevel"/>
    <w:tmpl w:val="2A06981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lef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lef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left"/>
      <w:pPr>
        <w:ind w:left="6480" w:hanging="180"/>
      </w:pPr>
      <w:rPr>
        <w:vertAlign w:val="baseline"/>
      </w:rPr>
    </w:lvl>
  </w:abstractNum>
  <w:abstractNum w:abstractNumId="23" w15:restartNumberingAfterBreak="0">
    <w:nsid w:val="75C567AA"/>
    <w:multiLevelType w:val="multilevel"/>
    <w:tmpl w:val="736E9C56"/>
    <w:lvl w:ilvl="0">
      <w:start w:val="1"/>
      <w:numFmt w:val="lowerLetter"/>
      <w:lvlText w:val="%1)"/>
      <w:lvlJc w:val="left"/>
      <w:pPr>
        <w:ind w:left="420" w:hanging="420"/>
      </w:pPr>
      <w:rPr>
        <w:vertAlign w:val="baseline"/>
      </w:rPr>
    </w:lvl>
    <w:lvl w:ilvl="1">
      <w:start w:val="1"/>
      <w:numFmt w:val="lowerLetter"/>
      <w:lvlText w:val="%2)"/>
      <w:lvlJc w:val="left"/>
      <w:pPr>
        <w:ind w:left="840" w:hanging="420"/>
      </w:pPr>
      <w:rPr>
        <w:vertAlign w:val="baseline"/>
      </w:rPr>
    </w:lvl>
    <w:lvl w:ilvl="2">
      <w:start w:val="1"/>
      <w:numFmt w:val="lowerRoman"/>
      <w:lvlText w:val="%3."/>
      <w:lvlJc w:val="right"/>
      <w:pPr>
        <w:ind w:left="1260" w:hanging="420"/>
      </w:pPr>
      <w:rPr>
        <w:vertAlign w:val="baseline"/>
      </w:rPr>
    </w:lvl>
    <w:lvl w:ilvl="3">
      <w:start w:val="1"/>
      <w:numFmt w:val="decimal"/>
      <w:lvlText w:val="%4."/>
      <w:lvlJc w:val="left"/>
      <w:pPr>
        <w:ind w:left="1680" w:hanging="420"/>
      </w:pPr>
      <w:rPr>
        <w:vertAlign w:val="baseline"/>
      </w:rPr>
    </w:lvl>
    <w:lvl w:ilvl="4">
      <w:start w:val="1"/>
      <w:numFmt w:val="lowerLetter"/>
      <w:lvlText w:val="%5)"/>
      <w:lvlJc w:val="left"/>
      <w:pPr>
        <w:ind w:left="2100" w:hanging="420"/>
      </w:pPr>
      <w:rPr>
        <w:vertAlign w:val="baseline"/>
      </w:rPr>
    </w:lvl>
    <w:lvl w:ilvl="5">
      <w:start w:val="1"/>
      <w:numFmt w:val="lowerRoman"/>
      <w:lvlText w:val="%6."/>
      <w:lvlJc w:val="right"/>
      <w:pPr>
        <w:ind w:left="2520" w:hanging="420"/>
      </w:pPr>
      <w:rPr>
        <w:vertAlign w:val="baseline"/>
      </w:rPr>
    </w:lvl>
    <w:lvl w:ilvl="6">
      <w:start w:val="1"/>
      <w:numFmt w:val="decimal"/>
      <w:lvlText w:val="%7."/>
      <w:lvlJc w:val="left"/>
      <w:pPr>
        <w:ind w:left="2940" w:hanging="420"/>
      </w:pPr>
      <w:rPr>
        <w:vertAlign w:val="baseline"/>
      </w:rPr>
    </w:lvl>
    <w:lvl w:ilvl="7">
      <w:start w:val="1"/>
      <w:numFmt w:val="lowerLetter"/>
      <w:lvlText w:val="%8)"/>
      <w:lvlJc w:val="left"/>
      <w:pPr>
        <w:ind w:left="3360" w:hanging="420"/>
      </w:pPr>
      <w:rPr>
        <w:vertAlign w:val="baseline"/>
      </w:rPr>
    </w:lvl>
    <w:lvl w:ilvl="8">
      <w:start w:val="1"/>
      <w:numFmt w:val="lowerRoman"/>
      <w:lvlText w:val="%9."/>
      <w:lvlJc w:val="right"/>
      <w:pPr>
        <w:ind w:left="3780" w:hanging="420"/>
      </w:pPr>
      <w:rPr>
        <w:vertAlign w:val="baseline"/>
      </w:rPr>
    </w:lvl>
  </w:abstractNum>
  <w:abstractNum w:abstractNumId="24" w15:restartNumberingAfterBreak="0">
    <w:nsid w:val="78D96EBF"/>
    <w:multiLevelType w:val="multilevel"/>
    <w:tmpl w:val="C054CEB6"/>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
      <w:lvlJc w:val="left"/>
      <w:pPr>
        <w:ind w:left="720" w:hanging="360"/>
      </w:pPr>
      <w:rPr>
        <w:rFonts w:ascii="Noto Sans Symbols" w:eastAsia="Noto Sans Symbols" w:hAnsi="Noto Sans Symbols" w:cs="Noto Sans Symbols"/>
        <w:vertAlign w:val="baseline"/>
      </w:rPr>
    </w:lvl>
    <w:lvl w:ilvl="2">
      <w:start w:val="1"/>
      <w:numFmt w:val="bullet"/>
      <w:lvlText w:val="▪"/>
      <w:lvlJc w:val="left"/>
      <w:pPr>
        <w:ind w:left="1080" w:hanging="360"/>
      </w:pPr>
      <w:rPr>
        <w:rFonts w:ascii="Noto Sans Symbols" w:eastAsia="Noto Sans Symbols" w:hAnsi="Noto Sans Symbols" w:cs="Noto Sans Symbols"/>
        <w:vertAlign w:val="baseline"/>
      </w:rPr>
    </w:lvl>
    <w:lvl w:ilvl="3">
      <w:start w:val="1"/>
      <w:numFmt w:val="bullet"/>
      <w:lvlText w:val="●"/>
      <w:lvlJc w:val="left"/>
      <w:pPr>
        <w:ind w:left="1440" w:hanging="360"/>
      </w:pPr>
      <w:rPr>
        <w:rFonts w:ascii="Noto Sans Symbols" w:eastAsia="Noto Sans Symbols" w:hAnsi="Noto Sans Symbols" w:cs="Noto Sans Symbols"/>
        <w:vertAlign w:val="baseline"/>
      </w:rPr>
    </w:lvl>
    <w:lvl w:ilvl="4">
      <w:start w:val="1"/>
      <w:numFmt w:val="bullet"/>
      <w:lvlText w:val="♦"/>
      <w:lvlJc w:val="left"/>
      <w:pPr>
        <w:ind w:left="1800" w:hanging="360"/>
      </w:pPr>
      <w:rPr>
        <w:rFonts w:ascii="Noto Sans Symbols" w:eastAsia="Noto Sans Symbols" w:hAnsi="Noto Sans Symbols" w:cs="Noto Sans Symbols"/>
        <w:vertAlign w:val="baseline"/>
      </w:rPr>
    </w:lvl>
    <w:lvl w:ilvl="5">
      <w:start w:val="1"/>
      <w:numFmt w:val="bullet"/>
      <w:lvlText w:val="⮚"/>
      <w:lvlJc w:val="left"/>
      <w:pPr>
        <w:ind w:left="2160" w:hanging="360"/>
      </w:pPr>
      <w:rPr>
        <w:rFonts w:ascii="Noto Sans Symbols" w:eastAsia="Noto Sans Symbols" w:hAnsi="Noto Sans Symbols" w:cs="Noto Sans Symbols"/>
        <w:vertAlign w:val="baseline"/>
      </w:rPr>
    </w:lvl>
    <w:lvl w:ilvl="6">
      <w:start w:val="1"/>
      <w:numFmt w:val="bullet"/>
      <w:lvlText w:val="▪"/>
      <w:lvlJc w:val="left"/>
      <w:pPr>
        <w:ind w:left="2520" w:hanging="360"/>
      </w:pPr>
      <w:rPr>
        <w:rFonts w:ascii="Noto Sans Symbols" w:eastAsia="Noto Sans Symbols" w:hAnsi="Noto Sans Symbols" w:cs="Noto Sans Symbols"/>
        <w:vertAlign w:val="baseline"/>
      </w:rPr>
    </w:lvl>
    <w:lvl w:ilvl="7">
      <w:start w:val="1"/>
      <w:numFmt w:val="bullet"/>
      <w:lvlText w:val="●"/>
      <w:lvlJc w:val="left"/>
      <w:pPr>
        <w:ind w:left="2880" w:hanging="360"/>
      </w:pPr>
      <w:rPr>
        <w:rFonts w:ascii="Noto Sans Symbols" w:eastAsia="Noto Sans Symbols" w:hAnsi="Noto Sans Symbols" w:cs="Noto Sans Symbols"/>
        <w:vertAlign w:val="baseline"/>
      </w:rPr>
    </w:lvl>
    <w:lvl w:ilvl="8">
      <w:start w:val="1"/>
      <w:numFmt w:val="bullet"/>
      <w:lvlText w:val="♦"/>
      <w:lvlJc w:val="left"/>
      <w:pPr>
        <w:ind w:left="3240" w:hanging="360"/>
      </w:pPr>
      <w:rPr>
        <w:rFonts w:ascii="Noto Sans Symbols" w:eastAsia="Noto Sans Symbols" w:hAnsi="Noto Sans Symbols" w:cs="Noto Sans Symbols"/>
        <w:vertAlign w:val="baseline"/>
      </w:rPr>
    </w:lvl>
  </w:abstractNum>
  <w:num w:numId="1" w16cid:durableId="222907418">
    <w:abstractNumId w:val="15"/>
  </w:num>
  <w:num w:numId="2" w16cid:durableId="356394243">
    <w:abstractNumId w:val="1"/>
  </w:num>
  <w:num w:numId="3" w16cid:durableId="1758095496">
    <w:abstractNumId w:val="9"/>
  </w:num>
  <w:num w:numId="4" w16cid:durableId="138502972">
    <w:abstractNumId w:val="5"/>
  </w:num>
  <w:num w:numId="5" w16cid:durableId="2045667966">
    <w:abstractNumId w:val="3"/>
  </w:num>
  <w:num w:numId="6" w16cid:durableId="1830628974">
    <w:abstractNumId w:val="24"/>
  </w:num>
  <w:num w:numId="7" w16cid:durableId="431169561">
    <w:abstractNumId w:val="20"/>
  </w:num>
  <w:num w:numId="8" w16cid:durableId="1306158294">
    <w:abstractNumId w:val="17"/>
  </w:num>
  <w:num w:numId="9" w16cid:durableId="543253803">
    <w:abstractNumId w:val="18"/>
  </w:num>
  <w:num w:numId="10" w16cid:durableId="2114470568">
    <w:abstractNumId w:val="8"/>
  </w:num>
  <w:num w:numId="11" w16cid:durableId="1081369242">
    <w:abstractNumId w:val="16"/>
  </w:num>
  <w:num w:numId="12" w16cid:durableId="608514112">
    <w:abstractNumId w:val="10"/>
  </w:num>
  <w:num w:numId="13" w16cid:durableId="2140565791">
    <w:abstractNumId w:val="2"/>
  </w:num>
  <w:num w:numId="14" w16cid:durableId="1955019977">
    <w:abstractNumId w:val="14"/>
  </w:num>
  <w:num w:numId="15" w16cid:durableId="2130968765">
    <w:abstractNumId w:val="6"/>
  </w:num>
  <w:num w:numId="16" w16cid:durableId="1721979817">
    <w:abstractNumId w:val="13"/>
  </w:num>
  <w:num w:numId="17" w16cid:durableId="525561328">
    <w:abstractNumId w:val="11"/>
  </w:num>
  <w:num w:numId="18" w16cid:durableId="1488588713">
    <w:abstractNumId w:val="19"/>
  </w:num>
  <w:num w:numId="19" w16cid:durableId="1147355916">
    <w:abstractNumId w:val="7"/>
  </w:num>
  <w:num w:numId="20" w16cid:durableId="514348953">
    <w:abstractNumId w:val="0"/>
  </w:num>
  <w:num w:numId="21" w16cid:durableId="1934119629">
    <w:abstractNumId w:val="21"/>
  </w:num>
  <w:num w:numId="22" w16cid:durableId="787744732">
    <w:abstractNumId w:val="12"/>
  </w:num>
  <w:num w:numId="23" w16cid:durableId="830608672">
    <w:abstractNumId w:val="4"/>
  </w:num>
  <w:num w:numId="24" w16cid:durableId="1736194867">
    <w:abstractNumId w:val="23"/>
  </w:num>
  <w:num w:numId="25" w16cid:durableId="1614243109">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Wen, Jackson">
    <w15:presenceInfo w15:providerId="AD" w15:userId="S::jackson.wen@hpe.com::8c1b38bb-aba2-43ec-8310-7e03cab886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doNotUseHTMLParagraphAutoSpacing/>
    <w:compatSetting w:name="compatibilityMode" w:uri="http://schemas.microsoft.com/office/word" w:val="12"/>
    <w:compatSetting w:name="useWord2013TrackBottomHyphenation" w:uri="http://schemas.microsoft.com/office/word" w:val="1"/>
  </w:compat>
  <w:rsids>
    <w:rsidRoot w:val="00634BE9"/>
    <w:rsid w:val="00062846"/>
    <w:rsid w:val="00124A99"/>
    <w:rsid w:val="001270CD"/>
    <w:rsid w:val="00194F80"/>
    <w:rsid w:val="001E1002"/>
    <w:rsid w:val="001E7B2F"/>
    <w:rsid w:val="002171C6"/>
    <w:rsid w:val="00232873"/>
    <w:rsid w:val="00255B1F"/>
    <w:rsid w:val="002662F0"/>
    <w:rsid w:val="002A3BEC"/>
    <w:rsid w:val="003156A5"/>
    <w:rsid w:val="00331CAB"/>
    <w:rsid w:val="003B5773"/>
    <w:rsid w:val="003D5CC6"/>
    <w:rsid w:val="003E30CC"/>
    <w:rsid w:val="003E3AA0"/>
    <w:rsid w:val="004773EE"/>
    <w:rsid w:val="005464AC"/>
    <w:rsid w:val="00561525"/>
    <w:rsid w:val="005E099B"/>
    <w:rsid w:val="00610EDF"/>
    <w:rsid w:val="00634BE9"/>
    <w:rsid w:val="00641057"/>
    <w:rsid w:val="006449E3"/>
    <w:rsid w:val="0065108D"/>
    <w:rsid w:val="00664415"/>
    <w:rsid w:val="006757B7"/>
    <w:rsid w:val="006771F1"/>
    <w:rsid w:val="007161CB"/>
    <w:rsid w:val="007854CF"/>
    <w:rsid w:val="007C3E57"/>
    <w:rsid w:val="00812EBD"/>
    <w:rsid w:val="008B6F8B"/>
    <w:rsid w:val="008D7A25"/>
    <w:rsid w:val="008E7171"/>
    <w:rsid w:val="00922BE6"/>
    <w:rsid w:val="009628D7"/>
    <w:rsid w:val="0097229B"/>
    <w:rsid w:val="00994491"/>
    <w:rsid w:val="009A31FE"/>
    <w:rsid w:val="009E22BF"/>
    <w:rsid w:val="00A15BED"/>
    <w:rsid w:val="00A5402F"/>
    <w:rsid w:val="00A6641D"/>
    <w:rsid w:val="00A7393F"/>
    <w:rsid w:val="00A76EAA"/>
    <w:rsid w:val="00AA73A2"/>
    <w:rsid w:val="00AB482B"/>
    <w:rsid w:val="00B37847"/>
    <w:rsid w:val="00B64CEF"/>
    <w:rsid w:val="00B66E16"/>
    <w:rsid w:val="00C133CF"/>
    <w:rsid w:val="00C23127"/>
    <w:rsid w:val="00C45350"/>
    <w:rsid w:val="00C5404C"/>
    <w:rsid w:val="00C6642D"/>
    <w:rsid w:val="00C735C0"/>
    <w:rsid w:val="00C9731A"/>
    <w:rsid w:val="00CE1534"/>
    <w:rsid w:val="00D056C9"/>
    <w:rsid w:val="00D24BBF"/>
    <w:rsid w:val="00D3599C"/>
    <w:rsid w:val="00D55663"/>
    <w:rsid w:val="00D55D9C"/>
    <w:rsid w:val="00D833A7"/>
    <w:rsid w:val="00DC1466"/>
    <w:rsid w:val="00DF2356"/>
    <w:rsid w:val="00E21274"/>
    <w:rsid w:val="00E85FE1"/>
    <w:rsid w:val="00EE1EA0"/>
    <w:rsid w:val="00EE25A2"/>
    <w:rsid w:val="00F0547B"/>
    <w:rsid w:val="00F6471C"/>
    <w:rsid w:val="00FA2E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26E0201B"/>
  <w15:docId w15:val="{D801CE20-6FFB-403A-BA70-FF523FDC5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4BE9"/>
    <w:pPr>
      <w:spacing w:after="0"/>
      <w:ind w:hanging="1"/>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34BE9"/>
    <w:pPr>
      <w:keepNext/>
      <w:outlineLvl w:val="0"/>
    </w:pPr>
    <w:rPr>
      <w:b/>
    </w:rPr>
  </w:style>
  <w:style w:type="paragraph" w:styleId="Heading2">
    <w:name w:val="heading 2"/>
    <w:basedOn w:val="Normal"/>
    <w:next w:val="Normal"/>
    <w:link w:val="Heading2Char"/>
    <w:uiPriority w:val="9"/>
    <w:unhideWhenUsed/>
    <w:qFormat/>
    <w:rsid w:val="00634BE9"/>
    <w:pPr>
      <w:keepNext/>
      <w:jc w:val="both"/>
      <w:outlineLvl w:val="1"/>
    </w:pPr>
    <w:rPr>
      <w:b/>
    </w:rPr>
  </w:style>
  <w:style w:type="paragraph" w:styleId="Heading3">
    <w:name w:val="heading 3"/>
    <w:basedOn w:val="Normal"/>
    <w:next w:val="Normal"/>
    <w:link w:val="Heading3Char"/>
    <w:uiPriority w:val="9"/>
    <w:unhideWhenUsed/>
    <w:qFormat/>
    <w:rsid w:val="00634BE9"/>
    <w:pPr>
      <w:keepNext/>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4BE9"/>
    <w:rPr>
      <w:rFonts w:ascii="Times New Roman" w:eastAsia="Times New Roman" w:hAnsi="Times New Roman" w:cs="Times New Roman"/>
      <w:b/>
      <w:sz w:val="24"/>
      <w:szCs w:val="24"/>
    </w:rPr>
  </w:style>
  <w:style w:type="character" w:customStyle="1" w:styleId="Heading2Char">
    <w:name w:val="Heading 2 Char"/>
    <w:basedOn w:val="DefaultParagraphFont"/>
    <w:link w:val="Heading2"/>
    <w:uiPriority w:val="9"/>
    <w:rsid w:val="00634BE9"/>
    <w:rPr>
      <w:rFonts w:ascii="Times New Roman" w:eastAsia="Times New Roman" w:hAnsi="Times New Roman" w:cs="Times New Roman"/>
      <w:b/>
      <w:sz w:val="24"/>
      <w:szCs w:val="24"/>
    </w:rPr>
  </w:style>
  <w:style w:type="character" w:customStyle="1" w:styleId="Heading3Char">
    <w:name w:val="Heading 3 Char"/>
    <w:basedOn w:val="DefaultParagraphFont"/>
    <w:link w:val="Heading3"/>
    <w:uiPriority w:val="9"/>
    <w:rsid w:val="00634BE9"/>
    <w:rPr>
      <w:rFonts w:ascii="Times New Roman" w:eastAsia="Times New Roman" w:hAnsi="Times New Roman" w:cs="Times New Roman"/>
      <w:b/>
      <w:sz w:val="28"/>
      <w:szCs w:val="28"/>
    </w:rPr>
  </w:style>
  <w:style w:type="paragraph" w:styleId="Title">
    <w:name w:val="Title"/>
    <w:basedOn w:val="Normal"/>
    <w:next w:val="Normal"/>
    <w:link w:val="TitleChar"/>
    <w:uiPriority w:val="10"/>
    <w:qFormat/>
    <w:rsid w:val="00634BE9"/>
    <w:pPr>
      <w:jc w:val="center"/>
    </w:pPr>
    <w:rPr>
      <w:b/>
    </w:rPr>
  </w:style>
  <w:style w:type="character" w:customStyle="1" w:styleId="TitleChar">
    <w:name w:val="Title Char"/>
    <w:basedOn w:val="DefaultParagraphFont"/>
    <w:link w:val="Title"/>
    <w:uiPriority w:val="10"/>
    <w:rsid w:val="00634BE9"/>
    <w:rPr>
      <w:rFonts w:ascii="Times New Roman" w:eastAsia="Times New Roman" w:hAnsi="Times New Roman" w:cs="Times New Roman"/>
      <w:b/>
      <w:sz w:val="24"/>
      <w:szCs w:val="24"/>
    </w:rPr>
  </w:style>
  <w:style w:type="paragraph" w:styleId="ListParagraph">
    <w:name w:val="List Paragraph"/>
    <w:basedOn w:val="Normal"/>
    <w:uiPriority w:val="34"/>
    <w:qFormat/>
    <w:rsid w:val="007161CB"/>
    <w:pPr>
      <w:ind w:left="720"/>
      <w:contextualSpacing/>
    </w:pPr>
  </w:style>
  <w:style w:type="character" w:styleId="Hyperlink">
    <w:name w:val="Hyperlink"/>
    <w:basedOn w:val="DefaultParagraphFont"/>
    <w:uiPriority w:val="99"/>
    <w:unhideWhenUsed/>
    <w:rsid w:val="00232873"/>
    <w:rPr>
      <w:color w:val="0563C1" w:themeColor="hyperlink"/>
      <w:u w:val="single"/>
    </w:rPr>
  </w:style>
  <w:style w:type="paragraph" w:styleId="Revision">
    <w:name w:val="Revision"/>
    <w:hidden/>
    <w:uiPriority w:val="99"/>
    <w:semiHidden/>
    <w:rsid w:val="00994491"/>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AA73A2"/>
    <w:rPr>
      <w:sz w:val="16"/>
      <w:szCs w:val="16"/>
    </w:rPr>
  </w:style>
  <w:style w:type="paragraph" w:styleId="CommentText">
    <w:name w:val="annotation text"/>
    <w:basedOn w:val="Normal"/>
    <w:link w:val="CommentTextChar"/>
    <w:uiPriority w:val="99"/>
    <w:unhideWhenUsed/>
    <w:rsid w:val="00AA73A2"/>
    <w:pPr>
      <w:spacing w:line="240" w:lineRule="auto"/>
    </w:pPr>
    <w:rPr>
      <w:sz w:val="20"/>
      <w:szCs w:val="20"/>
    </w:rPr>
  </w:style>
  <w:style w:type="character" w:customStyle="1" w:styleId="CommentTextChar">
    <w:name w:val="Comment Text Char"/>
    <w:basedOn w:val="DefaultParagraphFont"/>
    <w:link w:val="CommentText"/>
    <w:uiPriority w:val="99"/>
    <w:rsid w:val="00AA73A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A73A2"/>
    <w:rPr>
      <w:b/>
      <w:bCs/>
    </w:rPr>
  </w:style>
  <w:style w:type="character" w:customStyle="1" w:styleId="CommentSubjectChar">
    <w:name w:val="Comment Subject Char"/>
    <w:basedOn w:val="CommentTextChar"/>
    <w:link w:val="CommentSubject"/>
    <w:uiPriority w:val="99"/>
    <w:semiHidden/>
    <w:rsid w:val="00AA73A2"/>
    <w:rPr>
      <w:rFonts w:ascii="Times New Roman" w:eastAsia="Times New Roman" w:hAnsi="Times New Roman" w:cs="Times New Roman"/>
      <w:b/>
      <w:bCs/>
      <w:sz w:val="20"/>
      <w:szCs w:val="20"/>
    </w:rPr>
  </w:style>
  <w:style w:type="character" w:customStyle="1" w:styleId="cf01">
    <w:name w:val="cf01"/>
    <w:basedOn w:val="DefaultParagraphFont"/>
    <w:rsid w:val="0097229B"/>
    <w:rPr>
      <w:rFonts w:ascii="Segoe UI" w:hAnsi="Segoe UI" w:cs="Segoe UI" w:hint="default"/>
      <w:sz w:val="18"/>
      <w:szCs w:val="18"/>
    </w:rPr>
  </w:style>
  <w:style w:type="character" w:customStyle="1" w:styleId="cf11">
    <w:name w:val="cf11"/>
    <w:basedOn w:val="DefaultParagraphFont"/>
    <w:rsid w:val="0097229B"/>
    <w:rPr>
      <w:rFonts w:ascii="Segoe UI" w:hAnsi="Segoe UI" w:cs="Segoe UI" w:hint="default"/>
      <w:b/>
      <w:bCs/>
      <w:sz w:val="18"/>
      <w:szCs w:val="18"/>
    </w:rPr>
  </w:style>
  <w:style w:type="character" w:styleId="UnresolvedMention">
    <w:name w:val="Unresolved Mention"/>
    <w:basedOn w:val="DefaultParagraphFont"/>
    <w:uiPriority w:val="99"/>
    <w:semiHidden/>
    <w:unhideWhenUsed/>
    <w:rsid w:val="007854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oit.ncsu.edu/campus-it/campus-data-network/vpn/" TargetMode="External"/><Relationship Id="rId18" Type="http://schemas.openxmlformats.org/officeDocument/2006/relationships/image" Target="media/image5.png"/><Relationship Id="rId26" Type="http://schemas.openxmlformats.org/officeDocument/2006/relationships/hyperlink" Target="https://tools.wolftech.ncsu.edu/support/index.php/Remote_Access" TargetMode="External"/><Relationship Id="rId39" Type="http://schemas.openxmlformats.org/officeDocument/2006/relationships/image" Target="media/image11.png"/><Relationship Id="rId21" Type="http://schemas.openxmlformats.org/officeDocument/2006/relationships/hyperlink" Target="https://it.engr.ncsu.edu/software/catalog/" TargetMode="External"/><Relationship Id="rId34" Type="http://schemas.openxmlformats.org/officeDocument/2006/relationships/image" Target="media/image10.jpeg"/><Relationship Id="rId42" Type="http://schemas.openxmlformats.org/officeDocument/2006/relationships/image" Target="media/image14.png"/><Relationship Id="rId47" Type="http://schemas.openxmlformats.org/officeDocument/2006/relationships/hyperlink" Target="http://www.eda.ncsu.edu/wiki/Tutorial:Modelsim_Tutorial" TargetMode="External"/><Relationship Id="rId50" Type="http://schemas.openxmlformats.org/officeDocument/2006/relationships/image" Target="media/image21.png"/><Relationship Id="rId55"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t.engr.ncsu.edu/software/catalog/" TargetMode="External"/><Relationship Id="rId29" Type="http://schemas.openxmlformats.org/officeDocument/2006/relationships/image" Target="media/image8.png"/><Relationship Id="rId11" Type="http://schemas.openxmlformats.org/officeDocument/2006/relationships/image" Target="media/image4.png"/><Relationship Id="rId24" Type="http://schemas.openxmlformats.org/officeDocument/2006/relationships/hyperlink" Target="https://it.engr.ncsu.edu/services/remote-access/" TargetMode="External"/><Relationship Id="rId32" Type="http://schemas.openxmlformats.org/officeDocument/2006/relationships/hyperlink" Target="https://marketplace.visualstudio.com/items?itemName=mshr-h.VerilogHDL" TargetMode="External"/><Relationship Id="rId37" Type="http://schemas.openxmlformats.org/officeDocument/2006/relationships/hyperlink" Target="https://go.ncsu.edu/ece-linux" TargetMode="External"/><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6.png"/><Relationship Id="rId14" Type="http://schemas.openxmlformats.org/officeDocument/2006/relationships/hyperlink" Target="https://it.engr.ncsu.edu/software/catalog/" TargetMode="External"/><Relationship Id="rId22" Type="http://schemas.openxmlformats.org/officeDocument/2006/relationships/hyperlink" Target="https://go.ncsu.edu/ece-linux" TargetMode="External"/><Relationship Id="rId27" Type="http://schemas.openxmlformats.org/officeDocument/2006/relationships/hyperlink" Target="https://mobaxterm.mobatek.net/download.html" TargetMode="External"/><Relationship Id="rId30" Type="http://schemas.openxmlformats.org/officeDocument/2006/relationships/image" Target="media/image9.png"/><Relationship Id="rId35" Type="http://schemas.openxmlformats.org/officeDocument/2006/relationships/hyperlink" Target="https://oit.ncsu.edu/about/units/ss/file-space/ncsu-drive/ncsu-drive-mac/" TargetMode="External"/><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image" Target="media/image27.png"/><Relationship Id="rId8" Type="http://schemas.openxmlformats.org/officeDocument/2006/relationships/image" Target="media/image1.jp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https://go.ncsu.edu/ece-linux" TargetMode="External"/><Relationship Id="rId17" Type="http://schemas.openxmlformats.org/officeDocument/2006/relationships/hyperlink" Target="https://it.engr.ncsu.edu/software/catalog/fastx/" TargetMode="External"/><Relationship Id="rId25" Type="http://schemas.openxmlformats.org/officeDocument/2006/relationships/hyperlink" Target="mailto:UNITY_ID@remote.eos.ncsu.edu" TargetMode="External"/><Relationship Id="rId33" Type="http://schemas.openxmlformats.org/officeDocument/2006/relationships/hyperlink" Target="https://oit.ncsu.edu/about/units/ss/file-space/ncsu-drive/ncsu-drive-pc/#instructions" TargetMode="External"/><Relationship Id="rId38" Type="http://schemas.openxmlformats.org/officeDocument/2006/relationships/hyperlink" Target="http://modules.sourceforge.net/" TargetMode="External"/><Relationship Id="rId46" Type="http://schemas.openxmlformats.org/officeDocument/2006/relationships/image" Target="media/image18.PNG"/><Relationship Id="rId59"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13.png"/><Relationship Id="rId54" Type="http://schemas.openxmlformats.org/officeDocument/2006/relationships/image" Target="media/image2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o.ncsu.edu/ece-linux" TargetMode="External"/><Relationship Id="rId23" Type="http://schemas.openxmlformats.org/officeDocument/2006/relationships/hyperlink" Target="https://www.xquartz.org/releases/XQuartz-2.7.11.html" TargetMode="External"/><Relationship Id="rId28" Type="http://schemas.openxmlformats.org/officeDocument/2006/relationships/hyperlink" Target="https://winscp.net/eng/docs/guide_install" TargetMode="External"/><Relationship Id="rId36" Type="http://schemas.openxmlformats.org/officeDocument/2006/relationships/hyperlink" Target="https://lmod.readthedocs.io/en/latest/" TargetMode="External"/><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image" Target="media/image3.png"/><Relationship Id="rId31" Type="http://schemas.openxmlformats.org/officeDocument/2006/relationships/hyperlink" Target="https://marketplace.visualstudio.com/items?itemName=Natizyskunk.sftp" TargetMode="External"/><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514CE-F1A3-499B-8336-20A021A65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2870</TotalTime>
  <Pages>28</Pages>
  <Words>5761</Words>
  <Characters>32842</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Bhusari</dc:creator>
  <cp:keywords/>
  <dc:description/>
  <cp:lastModifiedBy>George Li</cp:lastModifiedBy>
  <cp:revision>3</cp:revision>
  <cp:lastPrinted>2023-09-07T00:33:00Z</cp:lastPrinted>
  <dcterms:created xsi:type="dcterms:W3CDTF">2023-09-07T00:35:00Z</dcterms:created>
  <dcterms:modified xsi:type="dcterms:W3CDTF">2024-08-21T18:57:00Z</dcterms:modified>
</cp:coreProperties>
</file>